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AC8D3" w14:textId="77777777">
      <w:pPr>
        <w:ind w:firstLine="720"/>
        <w:rPr>
          <w:rFonts w:hint="cs"/>
          <w:color w:val="000000" w:themeColor="text1"/>
        </w:rPr>
      </w:pPr>
    </w:p>
    <w:tbl>
      <w:tblPr>
        <w:tblStyle w:val="TableGrid1"/>
        <w:tblpPr w:leftFromText="180" w:rightFromText="180" w:horzAnchor="margin" w:tblpXSpec="center" w:tblpY="-540"/>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3100"/>
        <w:gridCol w:w="3101"/>
        <w:gridCol w:w="3099"/>
      </w:tblGrid>
      <w:tr w14:paraId="5AB4BE02" w14:textId="77777777">
        <w:trPr>
          <w:trHeight w:val="1440"/>
        </w:trPr>
        <w:tc>
          <w:tcPr>
            <w:tcW w:w="1667" w:type="pct"/>
            <w:tcBorders>
              <w:top w:val="single" w:sz="24" w:space="0" w:color="001D32"/>
              <w:left w:val="single" w:sz="24" w:space="0" w:color="001D32"/>
              <w:bottom w:val="single" w:sz="24" w:space="0" w:color="001D32"/>
              <w:right w:val="nil"/>
            </w:tcBorders>
            <w:shd w:val="clear" w:color="auto" w:fill="auto"/>
            <w:vAlign w:val="center"/>
          </w:tcPr>
          <w:p w14:paraId="09870C30" w14:textId="77777777">
            <w:pPr>
              <w:tabs>
                <w:tab w:val="left" w:pos="3240"/>
                <w:tab w:val="center" w:pos="5269"/>
              </w:tabs>
              <w:jc w:val="center"/>
              <w:rPr>
                <w:rFonts w:ascii="Calibri" w:eastAsia="Calibri" w:hAnsi="Calibri" w:cs="B Nazanin"/>
                <w:color w:val="000000" w:themeColor="text1"/>
                <w:sz w:val="28"/>
                <w:rtl/>
                <w:lang w:bidi="fa-IR"/>
              </w:rPr>
            </w:pPr>
            <w:r>
              <w:rPr>
                <w:noProof/>
                <w:color w:val="000000" w:themeColor="text1"/>
                <w:sz w:val="40"/>
                <w:szCs w:val="44"/>
              </w:rPr>
              <w:drawing>
                <wp:anchor distT="0" distB="0" distL="114300" distR="114300" simplePos="0" relativeHeight="251659264" behindDoc="0" locked="0" layoutInCell="1" allowOverlap="1" wp14:anchorId="49847E14" wp14:editId="7AE5AB51">
                  <wp:simplePos x="0" y="0"/>
                  <wp:positionH relativeFrom="column">
                    <wp:posOffset>274320</wp:posOffset>
                  </wp:positionH>
                  <wp:positionV relativeFrom="paragraph">
                    <wp:posOffset>-13335</wp:posOffset>
                  </wp:positionV>
                  <wp:extent cx="1130935" cy="850265"/>
                  <wp:effectExtent l="0" t="0" r="0" b="6985"/>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0935" cy="8502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667" w:type="pct"/>
            <w:tcBorders>
              <w:top w:val="single" w:sz="24" w:space="0" w:color="001D32"/>
              <w:left w:val="nil"/>
              <w:bottom w:val="single" w:sz="24" w:space="0" w:color="001D32"/>
              <w:right w:val="nil"/>
            </w:tcBorders>
            <w:shd w:val="clear" w:color="auto" w:fill="auto"/>
            <w:vAlign w:val="center"/>
          </w:tcPr>
          <w:p w14:paraId="1CEB567F" w14:textId="77777777">
            <w:pPr>
              <w:jc w:val="center"/>
              <w:rPr>
                <w:rFonts w:ascii="IranNastaliq" w:eastAsia="Calibri" w:hAnsi="IranNastaliq" w:cs="B Nazanin"/>
                <w:color w:val="000000" w:themeColor="text1"/>
                <w:sz w:val="38"/>
                <w:szCs w:val="38"/>
                <w:rtl/>
                <w:lang w:bidi="fa-IR"/>
              </w:rPr>
            </w:pPr>
            <w:r>
              <w:rPr>
                <w:rFonts w:ascii="IranNastaliq" w:eastAsia="Calibri" w:hAnsi="IranNastaliq" w:cs="B Nazanin"/>
                <w:color w:val="000000" w:themeColor="text1"/>
                <w:sz w:val="38"/>
                <w:szCs w:val="38"/>
                <w:rtl/>
                <w:lang w:bidi="fa-IR"/>
              </w:rPr>
              <w:t>به نام خدا</w:t>
            </w:r>
          </w:p>
          <w:p w14:paraId="0B61FD70" w14:textId="77777777">
            <w:pPr>
              <w:tabs>
                <w:tab w:val="left" w:pos="49"/>
                <w:tab w:val="center" w:pos="5269"/>
              </w:tabs>
              <w:jc w:val="center"/>
              <w:rPr>
                <w:rFonts w:ascii="IranNastaliq" w:eastAsia="Calibri" w:hAnsi="IranNastaliq" w:cs="B Nazanin"/>
                <w:color w:val="000000" w:themeColor="text1"/>
                <w:sz w:val="38"/>
                <w:szCs w:val="38"/>
                <w:rtl/>
                <w:lang w:bidi="fa-IR"/>
              </w:rPr>
            </w:pPr>
            <w:r>
              <w:rPr>
                <w:rFonts w:ascii="IranNastaliq" w:eastAsia="Calibri" w:hAnsi="IranNastaliq" w:cs="B Nazanin"/>
                <w:color w:val="000000" w:themeColor="text1"/>
                <w:sz w:val="38"/>
                <w:szCs w:val="38"/>
                <w:rtl/>
                <w:lang w:bidi="fa-IR"/>
              </w:rPr>
              <w:t>دانشگاه تهران</w:t>
            </w:r>
          </w:p>
          <w:p w14:paraId="4944671C" w14:textId="77777777">
            <w:pPr>
              <w:tabs>
                <w:tab w:val="left" w:pos="49"/>
                <w:tab w:val="center" w:pos="5269"/>
              </w:tabs>
              <w:jc w:val="center"/>
              <w:rPr>
                <w:rFonts w:ascii="IranNastaliq" w:eastAsia="Calibri" w:hAnsi="IranNastaliq" w:cs="B Nazanin"/>
                <w:color w:val="000000" w:themeColor="text1"/>
                <w:sz w:val="36"/>
                <w:szCs w:val="36"/>
                <w:rtl/>
                <w:lang w:bidi="fa-IR"/>
              </w:rPr>
            </w:pPr>
            <w:r>
              <w:rPr>
                <w:rFonts w:ascii="IranNastaliq" w:eastAsia="Calibri" w:hAnsi="IranNastaliq" w:cs="B Nazanin"/>
                <w:color w:val="000000" w:themeColor="text1"/>
                <w:sz w:val="38"/>
                <w:szCs w:val="38"/>
                <w:rtl/>
                <w:lang w:bidi="fa-IR"/>
              </w:rPr>
              <w:t>دانشکده‌ مهندسی برق و کامپیوتر</w:t>
            </w:r>
          </w:p>
        </w:tc>
        <w:tc>
          <w:tcPr>
            <w:tcW w:w="1666" w:type="pct"/>
            <w:tcBorders>
              <w:top w:val="single" w:sz="24" w:space="0" w:color="001D32"/>
              <w:left w:val="nil"/>
              <w:bottom w:val="single" w:sz="24" w:space="0" w:color="001D32"/>
              <w:right w:val="single" w:sz="24" w:space="0" w:color="001D32"/>
            </w:tcBorders>
            <w:shd w:val="clear" w:color="auto" w:fill="auto"/>
            <w:vAlign w:val="center"/>
          </w:tcPr>
          <w:p w14:paraId="60348A91" w14:textId="77777777">
            <w:pPr>
              <w:jc w:val="center"/>
              <w:rPr>
                <w:rFonts w:ascii="Calibri" w:eastAsia="Calibri" w:hAnsi="Calibri" w:cs="B Nazanin"/>
                <w:color w:val="000000" w:themeColor="text1"/>
                <w:sz w:val="28"/>
                <w:rtl/>
                <w:lang w:bidi="fa-IR"/>
              </w:rPr>
            </w:pPr>
            <w:r>
              <w:rPr>
                <w:noProof/>
                <w:color w:val="000000" w:themeColor="text1"/>
                <w:sz w:val="36"/>
                <w:szCs w:val="40"/>
                <w:rtl/>
              </w:rPr>
              <w:drawing>
                <wp:anchor distT="0" distB="0" distL="114300" distR="114300" simplePos="0" relativeHeight="251660288" behindDoc="0" locked="0" layoutInCell="1" allowOverlap="1" wp14:anchorId="57EA2B66" wp14:editId="4D8FD453">
                  <wp:simplePos x="0" y="0"/>
                  <wp:positionH relativeFrom="column">
                    <wp:posOffset>434975</wp:posOffset>
                  </wp:positionH>
                  <wp:positionV relativeFrom="paragraph">
                    <wp:posOffset>-5080</wp:posOffset>
                  </wp:positionV>
                  <wp:extent cx="850265" cy="850265"/>
                  <wp:effectExtent l="0" t="0" r="6985" b="6985"/>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50265" cy="850265"/>
                          </a:xfrm>
                          <a:prstGeom prst="rect">
                            <a:avLst/>
                          </a:prstGeom>
                        </pic:spPr>
                      </pic:pic>
                    </a:graphicData>
                  </a:graphic>
                  <wp14:sizeRelH relativeFrom="margin">
                    <wp14:pctWidth>0</wp14:pctWidth>
                  </wp14:sizeRelH>
                  <wp14:sizeRelV relativeFrom="margin">
                    <wp14:pctHeight>0</wp14:pctHeight>
                  </wp14:sizeRelV>
                </wp:anchor>
              </w:drawing>
            </w:r>
          </w:p>
        </w:tc>
      </w:tr>
    </w:tbl>
    <w:p w14:paraId="62EA2AB1" w14:textId="77777777">
      <w:pPr>
        <w:rPr>
          <w:color w:val="000000" w:themeColor="text1"/>
        </w:rPr>
      </w:pPr>
    </w:p>
    <w:p w14:paraId="4C74AB95" w14:textId="77777777">
      <w:pPr>
        <w:ind w:firstLine="720"/>
        <w:jc w:val="center"/>
        <w:rPr>
          <w:color w:val="000000" w:themeColor="text1"/>
          <w:sz w:val="48"/>
          <w:szCs w:val="48"/>
        </w:rPr>
      </w:pPr>
    </w:p>
    <w:p w14:paraId="32E74075" w14:textId="77777777">
      <w:pPr>
        <w:ind w:firstLine="720"/>
        <w:jc w:val="center"/>
        <w:rPr>
          <w:color w:val="000000" w:themeColor="text1"/>
          <w:sz w:val="48"/>
          <w:szCs w:val="48"/>
          <w:rtl/>
        </w:rPr>
      </w:pPr>
      <w:r>
        <w:rPr>
          <w:rFonts w:hint="cs"/>
          <w:color w:val="000000" w:themeColor="text1"/>
          <w:sz w:val="48"/>
          <w:szCs w:val="48"/>
          <w:rtl/>
        </w:rPr>
        <w:t>نام : مهسا ابرغانی اقدم</w:t>
      </w:r>
    </w:p>
    <w:p w14:paraId="6CA08D5C" w14:textId="77777777">
      <w:pPr>
        <w:ind w:firstLine="720"/>
        <w:jc w:val="center"/>
        <w:rPr>
          <w:color w:val="000000" w:themeColor="text1"/>
          <w:sz w:val="48"/>
          <w:szCs w:val="48"/>
          <w:rtl/>
        </w:rPr>
      </w:pPr>
    </w:p>
    <w:p w14:paraId="665BFFDA" w14:textId="77777777">
      <w:pPr>
        <w:ind w:firstLine="720"/>
        <w:jc w:val="center"/>
        <w:rPr>
          <w:color w:val="000000" w:themeColor="text1"/>
          <w:sz w:val="48"/>
          <w:szCs w:val="48"/>
          <w:rtl/>
        </w:rPr>
      </w:pPr>
      <w:r>
        <w:rPr>
          <w:rFonts w:hint="cs"/>
          <w:color w:val="000000" w:themeColor="text1"/>
          <w:sz w:val="48"/>
          <w:szCs w:val="48"/>
          <w:rtl/>
        </w:rPr>
        <w:t>شماره دانشجویی : XXXXXXXXX</w:t>
      </w:r>
    </w:p>
    <w:p w14:paraId="72732ABB" w14:textId="77777777">
      <w:pPr>
        <w:jc w:val="center"/>
        <w:rPr>
          <w:rtl/>
        </w:rPr>
      </w:pPr>
    </w:p>
    <w:p w14:paraId="473B2E49" w14:textId="572DC9C2">
      <w:pPr>
        <w:jc w:val="center"/>
        <w:rPr>
          <w:sz w:val="48"/>
          <w:szCs w:val="48"/>
          <w:rtl/>
        </w:rPr>
      </w:pPr>
      <w:r>
        <w:rPr>
          <w:rFonts w:hint="cs"/>
          <w:sz w:val="48"/>
          <w:szCs w:val="48"/>
          <w:rtl/>
        </w:rPr>
        <w:t xml:space="preserve">درس </w:t>
      </w:r>
      <w:r>
        <w:rPr>
          <w:sz w:val="48"/>
          <w:szCs w:val="48"/>
        </w:rPr>
        <w:t>VLSI</w:t>
      </w:r>
    </w:p>
    <w:p w14:paraId="446B8527" w14:textId="77777777">
      <w:pPr>
        <w:jc w:val="center"/>
        <w:rPr>
          <w:sz w:val="48"/>
          <w:szCs w:val="48"/>
          <w:rtl/>
        </w:rPr>
      </w:pPr>
    </w:p>
    <w:p w14:paraId="6BE012D1" w14:textId="0248E327">
      <w:pPr>
        <w:jc w:val="center"/>
        <w:rPr>
          <w:sz w:val="48"/>
          <w:szCs w:val="48"/>
          <w:rtl/>
        </w:rPr>
      </w:pPr>
      <w:r>
        <w:rPr>
          <w:rFonts w:hint="cs"/>
          <w:sz w:val="48"/>
          <w:szCs w:val="48"/>
          <w:rtl/>
        </w:rPr>
        <w:t xml:space="preserve">نام استاد: دکتر </w:t>
      </w:r>
      <w:r>
        <w:rPr>
          <w:rFonts w:hint="cs"/>
          <w:sz w:val="48"/>
          <w:szCs w:val="48"/>
          <w:rtl/>
        </w:rPr>
        <w:t>وحدت</w:t>
      </w:r>
    </w:p>
    <w:p w14:paraId="413EFEBF" w14:textId="28BFCC58">
      <w:pPr>
        <w:jc w:val="center"/>
        <w:rPr>
          <w:sz w:val="48"/>
          <w:szCs w:val="48"/>
          <w:rtl/>
        </w:rPr>
      </w:pPr>
    </w:p>
    <w:p w14:paraId="610F061D" w14:textId="186A5E94">
      <w:pPr>
        <w:rPr>
          <w:sz w:val="48"/>
          <w:szCs w:val="48"/>
          <w:rtl/>
        </w:rPr>
      </w:pPr>
      <w:r>
        <w:rPr>
          <w:sz w:val="48"/>
          <w:szCs w:val="48"/>
          <w:rtl/>
        </w:rPr>
        <w:br w:type="page"/>
      </w:r>
    </w:p>
    <w:p w14:paraId="43BB17A7" w14:textId="50828ED2">
      <w:pPr>
        <w:rPr>
          <w:rtl/>
        </w:rPr>
      </w:pPr>
      <w:r>
        <w:rPr>
          <w:rFonts w:hint="cs"/>
          <w:rtl/>
        </w:rPr>
        <w:lastRenderedPageBreak/>
        <w:t>بخش اول : طراحی مدار محاسباتی</w:t>
      </w:r>
    </w:p>
    <w:p w14:paraId="36FEEC35" w14:textId="77777777">
      <w:pPr>
        <w:bidi w:val="0"/>
      </w:pPr>
      <w:r>
        <w:rPr>
          <w:rtl/>
        </w:rPr>
        <w:t>.</w:t>
      </w:r>
      <w:r>
        <w:t>OPTIONS POST=2 PROBE</w:t>
      </w:r>
    </w:p>
    <w:p w14:paraId="6CB87E19" w14:textId="77777777">
      <w:pPr>
        <w:bidi w:val="0"/>
      </w:pPr>
      <w:r>
        <w:rPr>
          <w:rtl/>
        </w:rPr>
        <w:t>.</w:t>
      </w:r>
      <w:r>
        <w:t>GLOBAL VDD GND</w:t>
      </w:r>
    </w:p>
    <w:p w14:paraId="7CCA84E8" w14:textId="77777777">
      <w:pPr>
        <w:bidi w:val="0"/>
      </w:pPr>
      <w:r>
        <w:rPr>
          <w:rtl/>
        </w:rPr>
        <w:t>.</w:t>
      </w:r>
      <w:r>
        <w:t>PARAM VDD=1.8</w:t>
      </w:r>
    </w:p>
    <w:p w14:paraId="0059B3FE" w14:textId="419DAEAB">
      <w:pPr>
        <w:rPr>
          <w:rtl/>
        </w:rPr>
      </w:pPr>
      <w:r>
        <w:rPr>
          <w:rtl/>
        </w:rPr>
        <w:t xml:space="preserve">در ابتدای شبیه‌سازی، گزینه‌های ضروری برای ذخیره و مشاهده نتایج با دستور </w:t>
      </w:r>
      <w:r>
        <w:rPr>
          <w:rStyle w:val="HTMLCode"/>
          <w:rFonts w:eastAsiaTheme="minorHAnsi"/>
        </w:rPr>
        <w:t>.OPTIONS POST=2 PROBE</w:t>
      </w:r>
      <w:r>
        <w:t xml:space="preserve"> </w:t>
      </w:r>
      <w:r>
        <w:rPr>
          <w:rtl/>
        </w:rPr>
        <w:t xml:space="preserve">فعال شده‌اند تا داده‌های ولتاژ و جریان در خروجی نمایش داده شوند. همچنین با تعریف گره‌های </w:t>
      </w:r>
      <w:r>
        <w:rPr>
          <w:rStyle w:val="HTMLCode"/>
          <w:rFonts w:eastAsiaTheme="minorHAnsi"/>
        </w:rPr>
        <w:t>VDD</w:t>
      </w:r>
      <w:r>
        <w:t xml:space="preserve"> </w:t>
      </w:r>
      <w:r>
        <w:rPr>
          <w:rtl/>
        </w:rPr>
        <w:t xml:space="preserve">و </w:t>
      </w:r>
      <w:r>
        <w:rPr>
          <w:rStyle w:val="HTMLCode"/>
          <w:rFonts w:eastAsiaTheme="minorHAnsi"/>
        </w:rPr>
        <w:t>GND</w:t>
      </w:r>
      <w:r>
        <w:t xml:space="preserve"> </w:t>
      </w:r>
      <w:r>
        <w:rPr>
          <w:rtl/>
        </w:rPr>
        <w:t>به‌صورت عمومی، دیگر نیازی به تعریف مکرر این گره‌ها در زیرمدارها نیست. مقادیر ولتاژ تغذیه (1.8 ولت) و ابعاد پایه ترانزیستورها نیز در قالب پارامترهای قابل استفاده در کل مدار تعریف شده‌اند</w:t>
      </w:r>
      <w:r>
        <w:t>.</w:t>
      </w:r>
    </w:p>
    <w:p w14:paraId="0C5AC68F" w14:textId="77777777">
      <w:pPr>
        <w:bidi w:val="0"/>
      </w:pPr>
      <w:r>
        <w:rPr>
          <w:rtl/>
        </w:rPr>
        <w:t xml:space="preserve">* </w:t>
      </w:r>
      <w:r>
        <w:t>Minimum transistor dimensions</w:t>
      </w:r>
    </w:p>
    <w:p w14:paraId="118000AB" w14:textId="77777777">
      <w:pPr>
        <w:bidi w:val="0"/>
      </w:pPr>
      <w:r>
        <w:rPr>
          <w:rtl/>
        </w:rPr>
        <w:t>.</w:t>
      </w:r>
      <w:r>
        <w:t xml:space="preserve">param </w:t>
      </w:r>
      <w:proofErr w:type="spellStart"/>
      <w:r>
        <w:t>Lmin</w:t>
      </w:r>
      <w:proofErr w:type="spellEnd"/>
      <w:r>
        <w:t>=180n</w:t>
      </w:r>
    </w:p>
    <w:p w14:paraId="76A6621F" w14:textId="77777777">
      <w:pPr>
        <w:bidi w:val="0"/>
      </w:pPr>
      <w:r>
        <w:rPr>
          <w:rtl/>
        </w:rPr>
        <w:t>.</w:t>
      </w:r>
      <w:r>
        <w:t xml:space="preserve">param </w:t>
      </w:r>
      <w:proofErr w:type="spellStart"/>
      <w:r>
        <w:t>Wmin</w:t>
      </w:r>
      <w:proofErr w:type="spellEnd"/>
      <w:r>
        <w:t>=220n</w:t>
      </w:r>
    </w:p>
    <w:p w14:paraId="680F3130" w14:textId="37989925">
      <w:pPr>
        <w:rPr>
          <w:rtl/>
        </w:rPr>
      </w:pPr>
      <w:r>
        <w:rPr>
          <w:rtl/>
        </w:rPr>
        <w:t xml:space="preserve">با استفاده از دستور </w:t>
      </w:r>
      <w:r>
        <w:rPr>
          <w:rStyle w:val="HTMLCode"/>
          <w:rFonts w:eastAsiaTheme="minorHAnsi"/>
        </w:rPr>
        <w:t>.LIB 'mm018.l' TT</w:t>
      </w:r>
      <w:r>
        <w:rPr>
          <w:rtl/>
        </w:rPr>
        <w:t>، مدل‌های ترانزیستور مربوط به فناوری 180 نانومتر از فایل کتابخانه‌ای مشخص بارگذاری شده‌اند. این مدل‌ها ویژگی‌های فیزیکی و الکتریکی ترانزیستورهای</w:t>
      </w:r>
      <w:r>
        <w:t xml:space="preserve"> NMOS </w:t>
      </w:r>
      <w:r>
        <w:rPr>
          <w:rtl/>
        </w:rPr>
        <w:t>و</w:t>
      </w:r>
      <w:r>
        <w:t xml:space="preserve"> PMOS </w:t>
      </w:r>
      <w:r>
        <w:rPr>
          <w:rtl/>
        </w:rPr>
        <w:t>را برای شبیه‌سازی دقیق فراهم می‌کنند</w:t>
      </w:r>
      <w:r>
        <w:t>.</w:t>
      </w:r>
    </w:p>
    <w:p w14:paraId="29DEF2A7" w14:textId="77777777">
      <w:pPr>
        <w:bidi w:val="0"/>
      </w:pPr>
      <w:r>
        <w:rPr>
          <w:rtl/>
        </w:rPr>
        <w:t xml:space="preserve">* </w:t>
      </w:r>
      <w:r>
        <w:t>getting transistor model from library "mm0181</w:t>
      </w:r>
      <w:r>
        <w:rPr>
          <w:rtl/>
        </w:rPr>
        <w:t>"</w:t>
      </w:r>
    </w:p>
    <w:p w14:paraId="690FBFF1" w14:textId="77777777">
      <w:pPr>
        <w:bidi w:val="0"/>
      </w:pPr>
      <w:r>
        <w:rPr>
          <w:rtl/>
        </w:rPr>
        <w:t>.</w:t>
      </w:r>
      <w:r>
        <w:t>LIB 'mm018.l' TT</w:t>
      </w:r>
    </w:p>
    <w:p w14:paraId="1C436123" w14:textId="77777777">
      <w:pPr>
        <w:bidi w:val="0"/>
      </w:pPr>
      <w:r>
        <w:rPr>
          <w:rtl/>
        </w:rPr>
        <w:t>*.</w:t>
      </w:r>
      <w:r>
        <w:t>include 'mm018.l</w:t>
      </w:r>
      <w:r>
        <w:rPr>
          <w:rtl/>
        </w:rPr>
        <w:t>'</w:t>
      </w:r>
    </w:p>
    <w:p w14:paraId="5FF2345C" w14:textId="7A949523">
      <w:pPr>
        <w:rPr>
          <w:rtl/>
        </w:rPr>
      </w:pPr>
      <w:r>
        <w:rPr>
          <w:rtl/>
        </w:rPr>
        <w:t>زیرمدار اینورتر به‌عنوان پایه‌ای‌ترین گیت منطقی تعریف شده و شامل یک</w:t>
      </w:r>
      <w:r>
        <w:t xml:space="preserve"> PMOS </w:t>
      </w:r>
      <w:r>
        <w:rPr>
          <w:rtl/>
        </w:rPr>
        <w:t>در بالا و یک</w:t>
      </w:r>
      <w:r>
        <w:t xml:space="preserve"> NMOS </w:t>
      </w:r>
      <w:r>
        <w:rPr>
          <w:rtl/>
        </w:rPr>
        <w:t>در پایین است. در این طراحی، ورودی به هر دو ترانزیستور متصل است و با تغییر ولتاژ ورودی، خروجی از</w:t>
      </w:r>
      <w:r>
        <w:t xml:space="preserve"> VDD </w:t>
      </w:r>
      <w:r>
        <w:rPr>
          <w:rtl/>
        </w:rPr>
        <w:t>به</w:t>
      </w:r>
      <w:r>
        <w:t xml:space="preserve"> GND </w:t>
      </w:r>
      <w:r>
        <w:rPr>
          <w:rtl/>
        </w:rPr>
        <w:t>یا بالعکس تغییر می‌کند. عملکرد آن معکوس کردن سطح ولتاژ ورودی است و در گیت‌های پیچیده‌تر نیز به عنوان بلوک پایه استفاده شده است</w:t>
      </w:r>
      <w:r>
        <w:t>.</w:t>
      </w:r>
    </w:p>
    <w:p w14:paraId="69CF938C" w14:textId="77777777">
      <w:pPr>
        <w:bidi w:val="0"/>
      </w:pPr>
      <w:r>
        <w:rPr>
          <w:rtl/>
        </w:rPr>
        <w:t xml:space="preserve">* </w:t>
      </w:r>
      <w:r>
        <w:t>Inverter subcircuit</w:t>
      </w:r>
    </w:p>
    <w:p w14:paraId="5B5C51CD" w14:textId="77777777">
      <w:pPr>
        <w:bidi w:val="0"/>
      </w:pPr>
      <w:r>
        <w:rPr>
          <w:rtl/>
        </w:rPr>
        <w:t>.</w:t>
      </w:r>
      <w:r>
        <w:t>SUBCKT INV IN OUT VDD GND size=1</w:t>
      </w:r>
    </w:p>
    <w:p w14:paraId="7FBB0D8B" w14:textId="77777777">
      <w:pPr>
        <w:bidi w:val="0"/>
      </w:pPr>
      <w:r>
        <w:t xml:space="preserve">MP1 OUT IN VDD </w:t>
      </w:r>
      <w:proofErr w:type="spellStart"/>
      <w:r>
        <w:t>VDD</w:t>
      </w:r>
      <w:proofErr w:type="spellEnd"/>
      <w:r>
        <w:t xml:space="preserve"> PMOS W='</w:t>
      </w:r>
      <w:proofErr w:type="spellStart"/>
      <w:r>
        <w:t>Wmin</w:t>
      </w:r>
      <w:proofErr w:type="spellEnd"/>
      <w:r>
        <w:t>*size*2' L='</w:t>
      </w:r>
      <w:proofErr w:type="spellStart"/>
      <w:r>
        <w:t>Lmin</w:t>
      </w:r>
      <w:proofErr w:type="spellEnd"/>
      <w:r>
        <w:rPr>
          <w:rtl/>
        </w:rPr>
        <w:t>'</w:t>
      </w:r>
    </w:p>
    <w:p w14:paraId="4603992A" w14:textId="77777777">
      <w:pPr>
        <w:bidi w:val="0"/>
      </w:pPr>
      <w:r>
        <w:t xml:space="preserve">MN1 OUT IN GND </w:t>
      </w:r>
      <w:proofErr w:type="spellStart"/>
      <w:r>
        <w:t>GND</w:t>
      </w:r>
      <w:proofErr w:type="spellEnd"/>
      <w:r>
        <w:t xml:space="preserve"> NMOS W='</w:t>
      </w:r>
      <w:proofErr w:type="spellStart"/>
      <w:r>
        <w:t>Wmin</w:t>
      </w:r>
      <w:proofErr w:type="spellEnd"/>
      <w:r>
        <w:t>*size' L= '</w:t>
      </w:r>
      <w:proofErr w:type="spellStart"/>
      <w:r>
        <w:t>Lmin</w:t>
      </w:r>
      <w:proofErr w:type="spellEnd"/>
      <w:r>
        <w:rPr>
          <w:rtl/>
        </w:rPr>
        <w:t>'</w:t>
      </w:r>
    </w:p>
    <w:p w14:paraId="1317A9EA" w14:textId="77777777">
      <w:pPr>
        <w:bidi w:val="0"/>
      </w:pPr>
      <w:r>
        <w:rPr>
          <w:rtl/>
        </w:rPr>
        <w:t>.</w:t>
      </w:r>
      <w:r>
        <w:t>ENDS INV</w:t>
      </w:r>
    </w:p>
    <w:p w14:paraId="0DDE3EB1" w14:textId="7CDF7679">
      <w:pPr>
        <w:rPr>
          <w:rtl/>
        </w:rPr>
      </w:pPr>
      <w:r>
        <w:rPr>
          <w:rtl/>
        </w:rPr>
        <w:lastRenderedPageBreak/>
        <w:t>مدار</w:t>
      </w:r>
      <w:r>
        <w:t xml:space="preserve"> NAND </w:t>
      </w:r>
      <w:r>
        <w:rPr>
          <w:rtl/>
        </w:rPr>
        <w:t>شامل دو</w:t>
      </w:r>
      <w:r>
        <w:t xml:space="preserve"> PMOS </w:t>
      </w:r>
      <w:r>
        <w:rPr>
          <w:rtl/>
        </w:rPr>
        <w:t>به‌صورت موازی و دو</w:t>
      </w:r>
      <w:r>
        <w:t xml:space="preserve"> NMOS </w:t>
      </w:r>
      <w:r>
        <w:rPr>
          <w:rtl/>
        </w:rPr>
        <w:t>به‌صورت سری است. اگر هر یک از ورودی‌ها صفر باشد، مسیر</w:t>
      </w:r>
      <w:r>
        <w:t xml:space="preserve"> PMOS‌</w:t>
      </w:r>
      <w:r>
        <w:rPr>
          <w:rtl/>
        </w:rPr>
        <w:t>ها برقرار شده و خروجی به</w:t>
      </w:r>
      <w:r>
        <w:t xml:space="preserve"> VDD </w:t>
      </w:r>
      <w:r>
        <w:rPr>
          <w:rtl/>
        </w:rPr>
        <w:t>متصل می‌شود. تنها در حالتی که هر دو ورودی 1 باشند، هر دو</w:t>
      </w:r>
      <w:r>
        <w:t xml:space="preserve"> NMOS </w:t>
      </w:r>
      <w:r>
        <w:rPr>
          <w:rtl/>
        </w:rPr>
        <w:t>روشن شده و خروجی به زمین</w:t>
      </w:r>
      <w:r>
        <w:t xml:space="preserve"> (GND) </w:t>
      </w:r>
      <w:r>
        <w:rPr>
          <w:rtl/>
        </w:rPr>
        <w:t>متصل می‌شود. این گیت در طراحی دیجیتال برای ساخت توابع ترکیبی بسیار کاربرد دارد</w:t>
      </w:r>
      <w:r>
        <w:t>.</w:t>
      </w:r>
    </w:p>
    <w:p w14:paraId="2217C71F" w14:textId="77777777">
      <w:pPr>
        <w:bidi w:val="0"/>
      </w:pPr>
      <w:r>
        <w:rPr>
          <w:rtl/>
        </w:rPr>
        <w:t xml:space="preserve">* </w:t>
      </w:r>
      <w:r>
        <w:t>NAND2 subcircuit</w:t>
      </w:r>
    </w:p>
    <w:p w14:paraId="053EBA4B" w14:textId="77777777">
      <w:pPr>
        <w:bidi w:val="0"/>
      </w:pPr>
      <w:r>
        <w:rPr>
          <w:rtl/>
        </w:rPr>
        <w:t>.</w:t>
      </w:r>
      <w:r>
        <w:t>SUBCKT NAND A B OUT VDD GND size=1</w:t>
      </w:r>
    </w:p>
    <w:p w14:paraId="527D9467" w14:textId="77777777">
      <w:pPr>
        <w:bidi w:val="0"/>
      </w:pPr>
      <w:r>
        <w:t xml:space="preserve">MP1 OUT A VDD </w:t>
      </w:r>
      <w:proofErr w:type="spellStart"/>
      <w:r>
        <w:t>VDD</w:t>
      </w:r>
      <w:proofErr w:type="spellEnd"/>
      <w:r>
        <w:t xml:space="preserve"> PMOS W='</w:t>
      </w:r>
      <w:proofErr w:type="spellStart"/>
      <w:r>
        <w:t>Wmin</w:t>
      </w:r>
      <w:proofErr w:type="spellEnd"/>
      <w:r>
        <w:t>*size*2' L='</w:t>
      </w:r>
      <w:proofErr w:type="spellStart"/>
      <w:r>
        <w:t>Lmin</w:t>
      </w:r>
      <w:proofErr w:type="spellEnd"/>
      <w:r>
        <w:rPr>
          <w:rtl/>
        </w:rPr>
        <w:t>'</w:t>
      </w:r>
    </w:p>
    <w:p w14:paraId="36B3265C" w14:textId="77777777">
      <w:pPr>
        <w:bidi w:val="0"/>
      </w:pPr>
      <w:r>
        <w:t xml:space="preserve">MP2 OUT B VDD </w:t>
      </w:r>
      <w:proofErr w:type="spellStart"/>
      <w:r>
        <w:t>VDD</w:t>
      </w:r>
      <w:proofErr w:type="spellEnd"/>
      <w:r>
        <w:t xml:space="preserve"> PMOS W='</w:t>
      </w:r>
      <w:proofErr w:type="spellStart"/>
      <w:r>
        <w:t>Wmin</w:t>
      </w:r>
      <w:proofErr w:type="spellEnd"/>
      <w:r>
        <w:t>*size*2' L='</w:t>
      </w:r>
      <w:proofErr w:type="spellStart"/>
      <w:r>
        <w:t>Lmin</w:t>
      </w:r>
      <w:proofErr w:type="spellEnd"/>
      <w:r>
        <w:rPr>
          <w:rtl/>
        </w:rPr>
        <w:t>'</w:t>
      </w:r>
    </w:p>
    <w:p w14:paraId="11D36354" w14:textId="77777777">
      <w:pPr>
        <w:bidi w:val="0"/>
      </w:pPr>
      <w:r>
        <w:t>MN1 OUT A N1 GND NMOS W='</w:t>
      </w:r>
      <w:proofErr w:type="spellStart"/>
      <w:r>
        <w:t>Wmin</w:t>
      </w:r>
      <w:proofErr w:type="spellEnd"/>
      <w:r>
        <w:t>*size*2' L='</w:t>
      </w:r>
      <w:proofErr w:type="spellStart"/>
      <w:r>
        <w:t>Lmin</w:t>
      </w:r>
      <w:proofErr w:type="spellEnd"/>
      <w:r>
        <w:rPr>
          <w:rtl/>
        </w:rPr>
        <w:t>'</w:t>
      </w:r>
    </w:p>
    <w:p w14:paraId="75964110" w14:textId="77777777">
      <w:pPr>
        <w:bidi w:val="0"/>
      </w:pPr>
      <w:r>
        <w:t xml:space="preserve">MN2 N1 B GND </w:t>
      </w:r>
      <w:proofErr w:type="spellStart"/>
      <w:r>
        <w:t>GND</w:t>
      </w:r>
      <w:proofErr w:type="spellEnd"/>
      <w:r>
        <w:t xml:space="preserve"> NMOS W='</w:t>
      </w:r>
      <w:proofErr w:type="spellStart"/>
      <w:r>
        <w:t>Wmin</w:t>
      </w:r>
      <w:proofErr w:type="spellEnd"/>
      <w:r>
        <w:t>*size*2' L='</w:t>
      </w:r>
      <w:proofErr w:type="spellStart"/>
      <w:r>
        <w:t>Lmin</w:t>
      </w:r>
      <w:proofErr w:type="spellEnd"/>
      <w:r>
        <w:rPr>
          <w:rtl/>
        </w:rPr>
        <w:t>'</w:t>
      </w:r>
    </w:p>
    <w:p w14:paraId="204B01D1" w14:textId="77777777">
      <w:pPr>
        <w:bidi w:val="0"/>
      </w:pPr>
      <w:r>
        <w:rPr>
          <w:rtl/>
        </w:rPr>
        <w:t>.</w:t>
      </w:r>
      <w:r>
        <w:t>ENDS NAND</w:t>
      </w:r>
    </w:p>
    <w:p w14:paraId="78918444" w14:textId="4DE67160">
      <w:pPr>
        <w:rPr>
          <w:rtl/>
        </w:rPr>
      </w:pPr>
      <w:r>
        <w:rPr>
          <w:rtl/>
        </w:rPr>
        <w:t>گیت</w:t>
      </w:r>
      <w:r>
        <w:t xml:space="preserve"> NOR </w:t>
      </w:r>
      <w:r>
        <w:rPr>
          <w:rtl/>
        </w:rPr>
        <w:t>با استفاده از</w:t>
      </w:r>
      <w:r>
        <w:t xml:space="preserve"> PMOS</w:t>
      </w:r>
      <w:r>
        <w:rPr>
          <w:rtl/>
        </w:rPr>
        <w:t>های سری و</w:t>
      </w:r>
      <w:r>
        <w:t xml:space="preserve"> NMOS</w:t>
      </w:r>
      <w:r>
        <w:rPr>
          <w:rtl/>
        </w:rPr>
        <w:t>های موازی طراحی شده است. اگر هر یک از ورودی‌ها در سطح بالا باشد، یکی از</w:t>
      </w:r>
      <w:r>
        <w:t xml:space="preserve"> NMOS</w:t>
      </w:r>
      <w:r>
        <w:rPr>
          <w:rtl/>
        </w:rPr>
        <w:t xml:space="preserve">ها خروجی را به زمین می‌کشد. تنها در صورتی که هر دو ورودی صفر باشند، </w:t>
      </w:r>
      <w:r>
        <w:t>PMOS</w:t>
      </w:r>
      <w:r>
        <w:rPr>
          <w:rtl/>
        </w:rPr>
        <w:t>ها فعال شده و خروجی را به</w:t>
      </w:r>
      <w:r>
        <w:t xml:space="preserve"> VDD </w:t>
      </w:r>
      <w:r>
        <w:rPr>
          <w:rtl/>
        </w:rPr>
        <w:t>متصل می‌کنند. این گیت نیز مانند</w:t>
      </w:r>
      <w:r>
        <w:t xml:space="preserve"> NAND </w:t>
      </w:r>
      <w:r>
        <w:rPr>
          <w:rtl/>
        </w:rPr>
        <w:t>یک گیت پایه در منطق</w:t>
      </w:r>
      <w:r>
        <w:t xml:space="preserve"> CMOS </w:t>
      </w:r>
      <w:r>
        <w:rPr>
          <w:rtl/>
        </w:rPr>
        <w:t>است</w:t>
      </w:r>
      <w:r>
        <w:t>.</w:t>
      </w:r>
    </w:p>
    <w:p w14:paraId="018C20A3" w14:textId="77777777">
      <w:pPr>
        <w:bidi w:val="0"/>
      </w:pPr>
      <w:r>
        <w:rPr>
          <w:rtl/>
        </w:rPr>
        <w:t>*</w:t>
      </w:r>
      <w:r>
        <w:t>NOR2 subcircuit</w:t>
      </w:r>
    </w:p>
    <w:p w14:paraId="77CCD179" w14:textId="77777777">
      <w:pPr>
        <w:bidi w:val="0"/>
      </w:pPr>
      <w:r>
        <w:rPr>
          <w:rtl/>
        </w:rPr>
        <w:t>.</w:t>
      </w:r>
      <w:r>
        <w:t>SUBCKT NOR A B OUT VDD GND size=1</w:t>
      </w:r>
    </w:p>
    <w:p w14:paraId="078CFB02" w14:textId="77777777">
      <w:pPr>
        <w:bidi w:val="0"/>
      </w:pPr>
      <w:r>
        <w:t xml:space="preserve">MP1 N1 A VDD </w:t>
      </w:r>
      <w:proofErr w:type="spellStart"/>
      <w:r>
        <w:t>VDD</w:t>
      </w:r>
      <w:proofErr w:type="spellEnd"/>
      <w:r>
        <w:t xml:space="preserve"> PMOS W='</w:t>
      </w:r>
      <w:proofErr w:type="spellStart"/>
      <w:r>
        <w:t>Wmin</w:t>
      </w:r>
      <w:proofErr w:type="spellEnd"/>
      <w:r>
        <w:t>*size*4' L='</w:t>
      </w:r>
      <w:proofErr w:type="spellStart"/>
      <w:r>
        <w:t>Lmin</w:t>
      </w:r>
      <w:proofErr w:type="spellEnd"/>
      <w:r>
        <w:rPr>
          <w:rtl/>
        </w:rPr>
        <w:t>'</w:t>
      </w:r>
    </w:p>
    <w:p w14:paraId="468637E5" w14:textId="77777777">
      <w:pPr>
        <w:bidi w:val="0"/>
      </w:pPr>
      <w:r>
        <w:t>MP2 OUT B N1 VDD PMOS W='</w:t>
      </w:r>
      <w:proofErr w:type="spellStart"/>
      <w:r>
        <w:t>Wmin</w:t>
      </w:r>
      <w:proofErr w:type="spellEnd"/>
      <w:r>
        <w:t>*size*4' L='</w:t>
      </w:r>
      <w:proofErr w:type="spellStart"/>
      <w:r>
        <w:t>Lmin</w:t>
      </w:r>
      <w:proofErr w:type="spellEnd"/>
      <w:r>
        <w:rPr>
          <w:rtl/>
        </w:rPr>
        <w:t>'</w:t>
      </w:r>
    </w:p>
    <w:p w14:paraId="261B2090" w14:textId="77777777">
      <w:pPr>
        <w:bidi w:val="0"/>
      </w:pPr>
      <w:r>
        <w:t xml:space="preserve">MN1 OUT A GND </w:t>
      </w:r>
      <w:proofErr w:type="spellStart"/>
      <w:r>
        <w:t>GND</w:t>
      </w:r>
      <w:proofErr w:type="spellEnd"/>
      <w:r>
        <w:t xml:space="preserve"> NMOS W='</w:t>
      </w:r>
      <w:proofErr w:type="spellStart"/>
      <w:r>
        <w:t>Wmin</w:t>
      </w:r>
      <w:proofErr w:type="spellEnd"/>
      <w:r>
        <w:t>*size' L='</w:t>
      </w:r>
      <w:proofErr w:type="spellStart"/>
      <w:r>
        <w:t>Lmin</w:t>
      </w:r>
      <w:proofErr w:type="spellEnd"/>
      <w:r>
        <w:rPr>
          <w:rtl/>
        </w:rPr>
        <w:t>'</w:t>
      </w:r>
    </w:p>
    <w:p w14:paraId="79BCFC04" w14:textId="77777777">
      <w:pPr>
        <w:bidi w:val="0"/>
      </w:pPr>
      <w:r>
        <w:t xml:space="preserve">MN2 OUT B GND </w:t>
      </w:r>
      <w:proofErr w:type="spellStart"/>
      <w:r>
        <w:t>GND</w:t>
      </w:r>
      <w:proofErr w:type="spellEnd"/>
      <w:r>
        <w:t xml:space="preserve"> NMOS W='</w:t>
      </w:r>
      <w:proofErr w:type="spellStart"/>
      <w:r>
        <w:t>Wmin</w:t>
      </w:r>
      <w:proofErr w:type="spellEnd"/>
      <w:r>
        <w:t>*size' L='</w:t>
      </w:r>
      <w:proofErr w:type="spellStart"/>
      <w:r>
        <w:t>Lmin</w:t>
      </w:r>
      <w:proofErr w:type="spellEnd"/>
      <w:r>
        <w:rPr>
          <w:rtl/>
        </w:rPr>
        <w:t>'</w:t>
      </w:r>
    </w:p>
    <w:p w14:paraId="621D1F23" w14:textId="77777777">
      <w:pPr>
        <w:bidi w:val="0"/>
      </w:pPr>
      <w:r>
        <w:rPr>
          <w:rtl/>
        </w:rPr>
        <w:t>.</w:t>
      </w:r>
      <w:r>
        <w:t>ENDS NOR</w:t>
      </w:r>
    </w:p>
    <w:p w14:paraId="12405AF5" w14:textId="053E8A26">
      <w:pPr>
        <w:rPr>
          <w:rtl/>
        </w:rPr>
      </w:pPr>
      <w:r>
        <w:rPr>
          <w:rtl/>
        </w:rPr>
        <w:t>گیت</w:t>
      </w:r>
      <w:r>
        <w:t xml:space="preserve"> XOR </w:t>
      </w:r>
      <w:r>
        <w:rPr>
          <w:rtl/>
        </w:rPr>
        <w:t>نسبت به گیت‌های دیگر پیچیده‌تر بوده و با استفاده از دو اینورتر و چهار ترانزیستور</w:t>
      </w:r>
      <w:r>
        <w:t xml:space="preserve"> PMOS </w:t>
      </w:r>
      <w:r>
        <w:rPr>
          <w:rtl/>
        </w:rPr>
        <w:t>و چهار</w:t>
      </w:r>
      <w:r>
        <w:t xml:space="preserve"> NMOS </w:t>
      </w:r>
      <w:r>
        <w:rPr>
          <w:rtl/>
        </w:rPr>
        <w:t>طراحی شده است. عملکرد آن به‌گونه‌ای است که تنها در صورتی خروجی 1 تولید می‌کند که یکی از ورودی‌ها در سطح بالا و دیگری در سطح پایین باشد. این گیت در مدارهای محاسباتی مانند جمع‌کننده‌ها و مالتی‌پلکسرها کاربرد گسترده‌ای دارد</w:t>
      </w:r>
      <w:r>
        <w:t>.</w:t>
      </w:r>
    </w:p>
    <w:p w14:paraId="49EE294B" w14:textId="77777777">
      <w:pPr>
        <w:bidi w:val="0"/>
      </w:pPr>
      <w:r>
        <w:rPr>
          <w:rtl/>
        </w:rPr>
        <w:t>.</w:t>
      </w:r>
      <w:r>
        <w:t>SUBCKT XOR A B OUT VDD GND</w:t>
      </w:r>
    </w:p>
    <w:p w14:paraId="50B2F63D" w14:textId="77777777">
      <w:pPr>
        <w:bidi w:val="0"/>
      </w:pPr>
      <w:r>
        <w:t xml:space="preserve">Xinv1 A </w:t>
      </w:r>
      <w:proofErr w:type="spellStart"/>
      <w:r>
        <w:t>Abar</w:t>
      </w:r>
      <w:proofErr w:type="spellEnd"/>
      <w:r>
        <w:t xml:space="preserve"> VDD GND INV size=1</w:t>
      </w:r>
    </w:p>
    <w:p w14:paraId="7C9D73C0" w14:textId="77777777">
      <w:pPr>
        <w:bidi w:val="0"/>
      </w:pPr>
      <w:r>
        <w:t xml:space="preserve">Xinv2 B </w:t>
      </w:r>
      <w:proofErr w:type="spellStart"/>
      <w:r>
        <w:t>Bbar</w:t>
      </w:r>
      <w:proofErr w:type="spellEnd"/>
      <w:r>
        <w:t xml:space="preserve"> VDD GND INV size=1</w:t>
      </w:r>
    </w:p>
    <w:p w14:paraId="3F6E74AD" w14:textId="77777777">
      <w:pPr>
        <w:bidi w:val="0"/>
      </w:pPr>
      <w:r>
        <w:t xml:space="preserve">MP1 N1 A VDD </w:t>
      </w:r>
      <w:proofErr w:type="spellStart"/>
      <w:r>
        <w:t>VDD</w:t>
      </w:r>
      <w:proofErr w:type="spellEnd"/>
      <w:r>
        <w:t xml:space="preserve"> PMOS W='</w:t>
      </w:r>
      <w:proofErr w:type="spellStart"/>
      <w:r>
        <w:t>Wmin</w:t>
      </w:r>
      <w:proofErr w:type="spellEnd"/>
      <w:r>
        <w:t>*size*4' L='</w:t>
      </w:r>
      <w:proofErr w:type="spellStart"/>
      <w:r>
        <w:t>Lmin</w:t>
      </w:r>
      <w:proofErr w:type="spellEnd"/>
      <w:r>
        <w:rPr>
          <w:rtl/>
        </w:rPr>
        <w:t>'</w:t>
      </w:r>
    </w:p>
    <w:p w14:paraId="0B7EE84B" w14:textId="77777777">
      <w:pPr>
        <w:bidi w:val="0"/>
      </w:pPr>
      <w:r>
        <w:lastRenderedPageBreak/>
        <w:t xml:space="preserve">MP2 OUT </w:t>
      </w:r>
      <w:proofErr w:type="spellStart"/>
      <w:r>
        <w:t>Bbar</w:t>
      </w:r>
      <w:proofErr w:type="spellEnd"/>
      <w:r>
        <w:t xml:space="preserve"> N1 VDD PMOS W='</w:t>
      </w:r>
      <w:proofErr w:type="spellStart"/>
      <w:r>
        <w:t>Wmin</w:t>
      </w:r>
      <w:proofErr w:type="spellEnd"/>
      <w:r>
        <w:t>*size*4' L='</w:t>
      </w:r>
      <w:proofErr w:type="spellStart"/>
      <w:r>
        <w:t>Lmin</w:t>
      </w:r>
      <w:proofErr w:type="spellEnd"/>
      <w:r>
        <w:rPr>
          <w:rtl/>
        </w:rPr>
        <w:t>'</w:t>
      </w:r>
    </w:p>
    <w:p w14:paraId="1EA237C0" w14:textId="77777777">
      <w:pPr>
        <w:bidi w:val="0"/>
      </w:pPr>
      <w:r>
        <w:t xml:space="preserve">MP3 N2 </w:t>
      </w:r>
      <w:proofErr w:type="spellStart"/>
      <w:r>
        <w:t>Abar</w:t>
      </w:r>
      <w:proofErr w:type="spellEnd"/>
      <w:r>
        <w:t xml:space="preserve"> VDD </w:t>
      </w:r>
      <w:proofErr w:type="spellStart"/>
      <w:r>
        <w:t>VDD</w:t>
      </w:r>
      <w:proofErr w:type="spellEnd"/>
      <w:r>
        <w:t xml:space="preserve"> PMOS W='</w:t>
      </w:r>
      <w:proofErr w:type="spellStart"/>
      <w:r>
        <w:t>Wmin</w:t>
      </w:r>
      <w:proofErr w:type="spellEnd"/>
      <w:r>
        <w:t>*size*4' L='</w:t>
      </w:r>
      <w:proofErr w:type="spellStart"/>
      <w:r>
        <w:t>Lmin</w:t>
      </w:r>
      <w:proofErr w:type="spellEnd"/>
      <w:r>
        <w:rPr>
          <w:rtl/>
        </w:rPr>
        <w:t>'</w:t>
      </w:r>
    </w:p>
    <w:p w14:paraId="5041848F" w14:textId="77777777">
      <w:pPr>
        <w:bidi w:val="0"/>
      </w:pPr>
      <w:r>
        <w:t>MP4 OUT B N2 VDD PMOS W='</w:t>
      </w:r>
      <w:proofErr w:type="spellStart"/>
      <w:r>
        <w:t>Wmin</w:t>
      </w:r>
      <w:proofErr w:type="spellEnd"/>
      <w:r>
        <w:t>*size*4' L='</w:t>
      </w:r>
      <w:proofErr w:type="spellStart"/>
      <w:r>
        <w:t>Lmin</w:t>
      </w:r>
      <w:proofErr w:type="spellEnd"/>
      <w:r>
        <w:rPr>
          <w:rtl/>
        </w:rPr>
        <w:t>'</w:t>
      </w:r>
    </w:p>
    <w:p w14:paraId="7C874A8C" w14:textId="77777777">
      <w:pPr>
        <w:bidi w:val="0"/>
      </w:pPr>
      <w:r>
        <w:t>MN1 OUT A N3 GND NMOS W='</w:t>
      </w:r>
      <w:proofErr w:type="spellStart"/>
      <w:r>
        <w:t>Wmin</w:t>
      </w:r>
      <w:proofErr w:type="spellEnd"/>
      <w:r>
        <w:t>*size*2' L='</w:t>
      </w:r>
      <w:proofErr w:type="spellStart"/>
      <w:r>
        <w:t>Lmin</w:t>
      </w:r>
      <w:proofErr w:type="spellEnd"/>
      <w:r>
        <w:rPr>
          <w:rtl/>
        </w:rPr>
        <w:t>'</w:t>
      </w:r>
    </w:p>
    <w:p w14:paraId="6D43CC93" w14:textId="77777777">
      <w:pPr>
        <w:bidi w:val="0"/>
      </w:pPr>
      <w:r>
        <w:t xml:space="preserve">MN2 N3 B GND </w:t>
      </w:r>
      <w:proofErr w:type="spellStart"/>
      <w:r>
        <w:t>GND</w:t>
      </w:r>
      <w:proofErr w:type="spellEnd"/>
      <w:r>
        <w:t xml:space="preserve"> NMOS W='</w:t>
      </w:r>
      <w:proofErr w:type="spellStart"/>
      <w:r>
        <w:t>Wmin</w:t>
      </w:r>
      <w:proofErr w:type="spellEnd"/>
      <w:r>
        <w:t>*size*2' L='</w:t>
      </w:r>
      <w:proofErr w:type="spellStart"/>
      <w:r>
        <w:t>Lmin</w:t>
      </w:r>
      <w:proofErr w:type="spellEnd"/>
      <w:r>
        <w:rPr>
          <w:rtl/>
        </w:rPr>
        <w:t>'</w:t>
      </w:r>
    </w:p>
    <w:p w14:paraId="5D0C1D02" w14:textId="77777777">
      <w:pPr>
        <w:bidi w:val="0"/>
      </w:pPr>
      <w:r>
        <w:t xml:space="preserve">MN3 OUT </w:t>
      </w:r>
      <w:proofErr w:type="spellStart"/>
      <w:r>
        <w:t>Abar</w:t>
      </w:r>
      <w:proofErr w:type="spellEnd"/>
      <w:r>
        <w:t xml:space="preserve"> N4 GND NMOS W='</w:t>
      </w:r>
      <w:proofErr w:type="spellStart"/>
      <w:r>
        <w:t>Wmin</w:t>
      </w:r>
      <w:proofErr w:type="spellEnd"/>
      <w:r>
        <w:t>*size*2' L='</w:t>
      </w:r>
      <w:proofErr w:type="spellStart"/>
      <w:r>
        <w:t>Lmin</w:t>
      </w:r>
      <w:proofErr w:type="spellEnd"/>
      <w:r>
        <w:rPr>
          <w:rtl/>
        </w:rPr>
        <w:t>'</w:t>
      </w:r>
    </w:p>
    <w:p w14:paraId="34C1CE70" w14:textId="77777777">
      <w:pPr>
        <w:bidi w:val="0"/>
      </w:pPr>
      <w:r>
        <w:t xml:space="preserve">MN4 N4 </w:t>
      </w:r>
      <w:proofErr w:type="spellStart"/>
      <w:r>
        <w:t>Bbar</w:t>
      </w:r>
      <w:proofErr w:type="spellEnd"/>
      <w:r>
        <w:t xml:space="preserve"> GND </w:t>
      </w:r>
      <w:proofErr w:type="spellStart"/>
      <w:r>
        <w:t>GND</w:t>
      </w:r>
      <w:proofErr w:type="spellEnd"/>
      <w:r>
        <w:t xml:space="preserve"> NMOS W='</w:t>
      </w:r>
      <w:proofErr w:type="spellStart"/>
      <w:r>
        <w:t>Wmin</w:t>
      </w:r>
      <w:proofErr w:type="spellEnd"/>
      <w:r>
        <w:t>*size*2' L='</w:t>
      </w:r>
      <w:proofErr w:type="spellStart"/>
      <w:r>
        <w:t>Lmin</w:t>
      </w:r>
      <w:proofErr w:type="spellEnd"/>
      <w:r>
        <w:rPr>
          <w:rtl/>
        </w:rPr>
        <w:t>'</w:t>
      </w:r>
    </w:p>
    <w:p w14:paraId="0A196A12" w14:textId="77777777">
      <w:pPr>
        <w:bidi w:val="0"/>
      </w:pPr>
      <w:r>
        <w:rPr>
          <w:rtl/>
        </w:rPr>
        <w:t>.</w:t>
      </w:r>
      <w:r>
        <w:t>ENDS XOR</w:t>
      </w:r>
    </w:p>
    <w:p w14:paraId="0C06DDAE" w14:textId="5ACB7F05">
      <w:pPr>
        <w:rPr>
          <w:rtl/>
        </w:rPr>
      </w:pPr>
      <w:r>
        <w:rPr>
          <w:rtl/>
        </w:rPr>
        <w:t>در مدار اصلی با ترکیب گیت‌های منطقی مختلف، تابعی پیچیده ایجاد شده است. ابتدا خروجی‌های</w:t>
      </w:r>
      <w:r>
        <w:t xml:space="preserve"> NAND </w:t>
      </w:r>
      <w:r>
        <w:rPr>
          <w:rtl/>
        </w:rPr>
        <w:t>و</w:t>
      </w:r>
      <w:r>
        <w:t xml:space="preserve"> NOR </w:t>
      </w:r>
      <w:r>
        <w:rPr>
          <w:rtl/>
        </w:rPr>
        <w:t>از ورودی‌های</w:t>
      </w:r>
      <w:r>
        <w:t xml:space="preserve"> A</w:t>
      </w:r>
      <w:r>
        <w:rPr>
          <w:rtl/>
        </w:rPr>
        <w:t xml:space="preserve">، </w:t>
      </w:r>
      <w:r>
        <w:t>B</w:t>
      </w:r>
      <w:r>
        <w:rPr>
          <w:rtl/>
        </w:rPr>
        <w:t>، و</w:t>
      </w:r>
      <w:r>
        <w:t xml:space="preserve"> C </w:t>
      </w:r>
      <w:r>
        <w:rPr>
          <w:rtl/>
        </w:rPr>
        <w:t>تولید می‌شوند. سپس با استفاده از گیت</w:t>
      </w:r>
      <w:r>
        <w:t xml:space="preserve"> XOR </w:t>
      </w:r>
      <w:r>
        <w:rPr>
          <w:rtl/>
        </w:rPr>
        <w:t>این خروجی‌ها ترکیب شده و نتیجه با</w:t>
      </w:r>
      <w:r>
        <w:t xml:space="preserve"> D </w:t>
      </w:r>
      <w:r>
        <w:rPr>
          <w:rtl/>
        </w:rPr>
        <w:t>در یک</w:t>
      </w:r>
      <w:r>
        <w:t xml:space="preserve"> NAND </w:t>
      </w:r>
      <w:r>
        <w:rPr>
          <w:rtl/>
        </w:rPr>
        <w:t>دیگر بررسی می‌شود. یک اینورتر روی خروجی</w:t>
      </w:r>
      <w:r>
        <w:t xml:space="preserve"> XOR </w:t>
      </w:r>
      <w:r>
        <w:rPr>
          <w:rtl/>
        </w:rPr>
        <w:t>قرار داده شده و در نهایت، خروجی نهایی با استفاده از گیت</w:t>
      </w:r>
      <w:r>
        <w:t xml:space="preserve"> NOR </w:t>
      </w:r>
      <w:r>
        <w:rPr>
          <w:rtl/>
        </w:rPr>
        <w:t>به دست می‌آید. این ترکیب منطق پیچیده‌ای را تولید کرده که برای اهداف خاص طراحی شده است</w:t>
      </w:r>
      <w:r>
        <w:t>.</w:t>
      </w:r>
    </w:p>
    <w:p w14:paraId="7E7304F8" w14:textId="77777777">
      <w:pPr>
        <w:bidi w:val="0"/>
      </w:pPr>
      <w:r>
        <w:rPr>
          <w:rtl/>
        </w:rPr>
        <w:t xml:space="preserve">* </w:t>
      </w:r>
      <w:r>
        <w:t>Main circuit</w:t>
      </w:r>
    </w:p>
    <w:p w14:paraId="1D92971B" w14:textId="77777777">
      <w:pPr>
        <w:bidi w:val="0"/>
      </w:pPr>
      <w:r>
        <w:t>X1 A B NAND_OUT VDD GND NAND size= 20</w:t>
      </w:r>
    </w:p>
    <w:p w14:paraId="1BBBA7C6" w14:textId="77777777">
      <w:pPr>
        <w:bidi w:val="0"/>
      </w:pPr>
      <w:r>
        <w:t>X2 B C NOR_OUT VDD GND NOR size= 30</w:t>
      </w:r>
    </w:p>
    <w:p w14:paraId="09201CEB" w14:textId="77777777">
      <w:pPr>
        <w:bidi w:val="0"/>
      </w:pPr>
      <w:r>
        <w:t>X3 NAND_OUT NOR_OUT XOR_OUT VDD GND XOR size= 10</w:t>
      </w:r>
    </w:p>
    <w:p w14:paraId="30020983" w14:textId="77777777">
      <w:pPr>
        <w:bidi w:val="0"/>
      </w:pPr>
      <w:r>
        <w:t>X4 XOR_OUT D NAND2_OUT VDD GND NAND size= 25</w:t>
      </w:r>
    </w:p>
    <w:p w14:paraId="5933AB86" w14:textId="77777777">
      <w:pPr>
        <w:bidi w:val="0"/>
      </w:pPr>
      <w:r>
        <w:t>X5 XOR_OUT NOT_OUT VDD GND INV size= 40</w:t>
      </w:r>
    </w:p>
    <w:p w14:paraId="2E4811B7" w14:textId="77777777">
      <w:pPr>
        <w:bidi w:val="0"/>
      </w:pPr>
      <w:r>
        <w:t>X6 NAND2_OUT NOT_OUT FINAL_OUT VDD GND NOR size= 30</w:t>
      </w:r>
    </w:p>
    <w:p w14:paraId="1DDC71C0" w14:textId="77777777">
      <w:pPr>
        <w:bidi w:val="0"/>
      </w:pPr>
      <w:r>
        <w:rPr>
          <w:rtl/>
        </w:rPr>
        <w:t xml:space="preserve">* </w:t>
      </w:r>
      <w:r>
        <w:t>Output capacitance</w:t>
      </w:r>
    </w:p>
    <w:p w14:paraId="2D04852E" w14:textId="77777777">
      <w:pPr>
        <w:bidi w:val="0"/>
      </w:pPr>
      <w:r>
        <w:t>C1 FINAL_OUT 0 100f</w:t>
      </w:r>
    </w:p>
    <w:p w14:paraId="2175F28E" w14:textId="115D4F53">
      <w:pPr>
        <w:rPr>
          <w:rtl/>
        </w:rPr>
      </w:pPr>
      <w:r>
        <w:rPr>
          <w:rtl/>
        </w:rPr>
        <w:t xml:space="preserve">ولتاژ تغذیه </w:t>
      </w:r>
      <w:r>
        <w:rPr>
          <w:rStyle w:val="HTMLCode"/>
          <w:rFonts w:eastAsiaTheme="minorHAnsi"/>
        </w:rPr>
        <w:t>VDD</w:t>
      </w:r>
      <w:r>
        <w:t xml:space="preserve"> </w:t>
      </w:r>
      <w:r>
        <w:rPr>
          <w:rtl/>
        </w:rPr>
        <w:t>مقدار 1.8 ولت دارد که برای فناوری 180</w:t>
      </w:r>
      <w:r>
        <w:t xml:space="preserve">nm </w:t>
      </w:r>
      <w:r>
        <w:rPr>
          <w:rtl/>
        </w:rPr>
        <w:t>مقدار متداولی است. سیگنال ورودی</w:t>
      </w:r>
      <w:r>
        <w:t xml:space="preserve"> A </w:t>
      </w:r>
      <w:r>
        <w:rPr>
          <w:rtl/>
        </w:rPr>
        <w:t>به صورت پالسی بین 0 و 1.8 ولت تولید شده تا تغییرات زمانی مدار بررسی شود. ورودی‌های</w:t>
      </w:r>
      <w:r>
        <w:t xml:space="preserve"> B </w:t>
      </w:r>
      <w:r>
        <w:rPr>
          <w:rtl/>
        </w:rPr>
        <w:t>و</w:t>
      </w:r>
      <w:r>
        <w:t xml:space="preserve"> D </w:t>
      </w:r>
      <w:r>
        <w:rPr>
          <w:rtl/>
        </w:rPr>
        <w:t>در سطح بالا</w:t>
      </w:r>
      <w:r>
        <w:t xml:space="preserve"> (1.8V) </w:t>
      </w:r>
      <w:r>
        <w:rPr>
          <w:rtl/>
        </w:rPr>
        <w:t>و ورودی</w:t>
      </w:r>
      <w:r>
        <w:t xml:space="preserve"> C </w:t>
      </w:r>
      <w:r>
        <w:rPr>
          <w:rtl/>
        </w:rPr>
        <w:t>در سطح پایین</w:t>
      </w:r>
      <w:r>
        <w:t xml:space="preserve"> (0V) </w:t>
      </w:r>
      <w:r>
        <w:rPr>
          <w:rtl/>
        </w:rPr>
        <w:t>نگه داشته شده‌اند تا تحلیل ترکیب منطقی با شرایط کنترلی مناسب انجام گیرد</w:t>
      </w:r>
      <w:r>
        <w:t>.</w:t>
      </w:r>
    </w:p>
    <w:p w14:paraId="44E6F7F2" w14:textId="77777777">
      <w:pPr>
        <w:bidi w:val="0"/>
      </w:pPr>
      <w:r>
        <w:rPr>
          <w:rtl/>
        </w:rPr>
        <w:t xml:space="preserve">* </w:t>
      </w:r>
      <w:r>
        <w:t>input description</w:t>
      </w:r>
    </w:p>
    <w:p w14:paraId="6BC2C7E4" w14:textId="77777777">
      <w:pPr>
        <w:bidi w:val="0"/>
      </w:pPr>
      <w:r>
        <w:t xml:space="preserve">VDD </w:t>
      </w:r>
      <w:proofErr w:type="spellStart"/>
      <w:r>
        <w:t>VDD</w:t>
      </w:r>
      <w:proofErr w:type="spellEnd"/>
      <w:r>
        <w:t xml:space="preserve"> GND DC 1.8</w:t>
      </w:r>
    </w:p>
    <w:p w14:paraId="2A7B72E3" w14:textId="77777777">
      <w:pPr>
        <w:bidi w:val="0"/>
      </w:pPr>
      <w:r>
        <w:t xml:space="preserve">VA A GND </w:t>
      </w:r>
      <w:proofErr w:type="gramStart"/>
      <w:r>
        <w:t>PULSE(</w:t>
      </w:r>
      <w:proofErr w:type="gramEnd"/>
      <w:r>
        <w:t xml:space="preserve">0 1.8 0 10p </w:t>
      </w:r>
      <w:proofErr w:type="spellStart"/>
      <w:r>
        <w:t>10p</w:t>
      </w:r>
      <w:proofErr w:type="spellEnd"/>
      <w:r>
        <w:t xml:space="preserve"> 25n 50n)</w:t>
      </w:r>
    </w:p>
    <w:p w14:paraId="5CF32815" w14:textId="77777777">
      <w:pPr>
        <w:bidi w:val="0"/>
      </w:pPr>
      <w:r>
        <w:t>VB B GND DC 1.8</w:t>
      </w:r>
    </w:p>
    <w:p w14:paraId="7755A19D" w14:textId="77777777">
      <w:pPr>
        <w:bidi w:val="0"/>
      </w:pPr>
      <w:r>
        <w:lastRenderedPageBreak/>
        <w:t>VC C GND DC 0</w:t>
      </w:r>
    </w:p>
    <w:p w14:paraId="2B260B22" w14:textId="77777777">
      <w:pPr>
        <w:bidi w:val="0"/>
      </w:pPr>
      <w:r>
        <w:t>VD D GND DC 1.8</w:t>
      </w:r>
    </w:p>
    <w:p w14:paraId="6D85DE02" w14:textId="4FD714E6">
      <w:pPr>
        <w:rPr>
          <w:rtl/>
        </w:rPr>
      </w:pPr>
      <w:r>
        <w:rPr>
          <w:rtl/>
        </w:rPr>
        <w:t xml:space="preserve">با استفاده از تحلیل گذرای </w:t>
      </w:r>
      <w:r>
        <w:rPr>
          <w:rStyle w:val="HTMLCode"/>
          <w:rFonts w:eastAsiaTheme="minorHAnsi"/>
        </w:rPr>
        <w:t>.TRAN</w:t>
      </w:r>
      <w:r>
        <w:rPr>
          <w:rtl/>
        </w:rPr>
        <w:t>، ولتاژ گره‌ها در بازه زمانی 200</w:t>
      </w:r>
      <w:r>
        <w:t xml:space="preserve">ns </w:t>
      </w:r>
      <w:r>
        <w:rPr>
          <w:rtl/>
        </w:rPr>
        <w:t>با گام 1</w:t>
      </w:r>
      <w:proofErr w:type="spellStart"/>
      <w:r>
        <w:t>ps</w:t>
      </w:r>
      <w:proofErr w:type="spellEnd"/>
      <w:r>
        <w:t xml:space="preserve"> </w:t>
      </w:r>
      <w:r>
        <w:rPr>
          <w:rtl/>
        </w:rPr>
        <w:t>محاسبه می‌شود. برای ارزیابی سرعت عملکرد مدار، تاخیرهای زمانی بین ورودی</w:t>
      </w:r>
      <w:r>
        <w:t xml:space="preserve"> A </w:t>
      </w:r>
      <w:r>
        <w:rPr>
          <w:rtl/>
        </w:rPr>
        <w:t xml:space="preserve">و خروجی نهایی با دستورات </w:t>
      </w:r>
      <w:r>
        <w:rPr>
          <w:rStyle w:val="HTMLCode"/>
          <w:rFonts w:eastAsiaTheme="minorHAnsi"/>
        </w:rPr>
        <w:t>.measure</w:t>
      </w:r>
      <w:r>
        <w:t xml:space="preserve"> </w:t>
      </w:r>
      <w:r>
        <w:rPr>
          <w:rtl/>
        </w:rPr>
        <w:t>اندازه‌گیری شده‌اند. این اطلاعات برای بررسی</w:t>
      </w:r>
      <w:r>
        <w:t xml:space="preserve"> Worst-Case Delay </w:t>
      </w:r>
      <w:r>
        <w:rPr>
          <w:rtl/>
        </w:rPr>
        <w:t>در طراحی دیجیتال اهمیت زیادی دارد</w:t>
      </w:r>
      <w:r>
        <w:t>.</w:t>
      </w:r>
    </w:p>
    <w:p w14:paraId="43A2D795" w14:textId="77777777">
      <w:pPr>
        <w:bidi w:val="0"/>
      </w:pPr>
      <w:r>
        <w:rPr>
          <w:rtl/>
        </w:rPr>
        <w:t xml:space="preserve">* </w:t>
      </w:r>
      <w:r>
        <w:t>Transient Analysis</w:t>
      </w:r>
    </w:p>
    <w:p w14:paraId="5935357C" w14:textId="77777777">
      <w:pPr>
        <w:bidi w:val="0"/>
      </w:pPr>
      <w:r>
        <w:rPr>
          <w:rtl/>
        </w:rPr>
        <w:t>.</w:t>
      </w:r>
      <w:r>
        <w:t>TRAN 1p 200n</w:t>
      </w:r>
    </w:p>
    <w:p w14:paraId="010E6406" w14:textId="760CD968">
      <w:pPr>
        <w:bidi w:val="0"/>
        <w:rPr>
          <w:rtl/>
        </w:rPr>
      </w:pPr>
      <w:r>
        <w:rPr>
          <w:rtl/>
        </w:rPr>
        <w:t>.</w:t>
      </w:r>
      <w:r>
        <w:t>PROBE V(A) V(B) V(C) V(D) V(FINAL_OUT)</w:t>
      </w:r>
    </w:p>
    <w:p w14:paraId="04D5ED3C" w14:textId="0949A895">
      <w:pPr>
        <w:bidi w:val="0"/>
        <w:rPr>
          <w:rtl/>
        </w:rPr>
      </w:pPr>
      <w:r>
        <w:rPr>
          <w:rtl/>
        </w:rPr>
        <w:t xml:space="preserve">* </w:t>
      </w:r>
      <w:r>
        <w:t>Measurements for worst-case delay</w:t>
      </w:r>
    </w:p>
    <w:p w14:paraId="1DFABA6D" w14:textId="77777777">
      <w:pPr>
        <w:bidi w:val="0"/>
      </w:pPr>
      <w:r>
        <w:rPr>
          <w:rtl/>
        </w:rPr>
        <w:t>.</w:t>
      </w:r>
      <w:r>
        <w:t xml:space="preserve">measure </w:t>
      </w:r>
      <w:proofErr w:type="spellStart"/>
      <w:r>
        <w:t>tran</w:t>
      </w:r>
      <w:proofErr w:type="spellEnd"/>
      <w:r>
        <w:t xml:space="preserve"> </w:t>
      </w:r>
      <w:proofErr w:type="spellStart"/>
      <w:r>
        <w:t>tpd_fall_A</w:t>
      </w:r>
      <w:proofErr w:type="spellEnd"/>
      <w:r>
        <w:t xml:space="preserve"> trig v(A) </w:t>
      </w:r>
      <w:proofErr w:type="spellStart"/>
      <w:r>
        <w:t>val</w:t>
      </w:r>
      <w:proofErr w:type="spellEnd"/>
      <w:r>
        <w:t>='</w:t>
      </w:r>
      <w:proofErr w:type="spellStart"/>
      <w:r>
        <w:t>vdd</w:t>
      </w:r>
      <w:proofErr w:type="spellEnd"/>
      <w:r>
        <w:t xml:space="preserve">/2' fall=1 </w:t>
      </w:r>
      <w:proofErr w:type="spellStart"/>
      <w:r>
        <w:t>targ</w:t>
      </w:r>
      <w:proofErr w:type="spellEnd"/>
      <w:r>
        <w:t xml:space="preserve"> v(FINAL_OUT) </w:t>
      </w:r>
      <w:proofErr w:type="spellStart"/>
      <w:r>
        <w:t>val</w:t>
      </w:r>
      <w:proofErr w:type="spellEnd"/>
      <w:r>
        <w:t>='</w:t>
      </w:r>
      <w:proofErr w:type="spellStart"/>
      <w:r>
        <w:t>vdd</w:t>
      </w:r>
      <w:proofErr w:type="spellEnd"/>
      <w:r>
        <w:t>/2' rise=1</w:t>
      </w:r>
    </w:p>
    <w:p w14:paraId="34208FF6" w14:textId="0D93B17E">
      <w:pPr>
        <w:bidi w:val="0"/>
        <w:rPr>
          <w:rtl/>
        </w:rPr>
      </w:pPr>
      <w:r>
        <w:rPr>
          <w:rtl/>
        </w:rPr>
        <w:t>.</w:t>
      </w:r>
      <w:r>
        <w:t xml:space="preserve">measure </w:t>
      </w:r>
      <w:proofErr w:type="spellStart"/>
      <w:r>
        <w:t>tran</w:t>
      </w:r>
      <w:proofErr w:type="spellEnd"/>
      <w:r>
        <w:t xml:space="preserve"> </w:t>
      </w:r>
      <w:proofErr w:type="spellStart"/>
      <w:r>
        <w:t>tpd_rise_A</w:t>
      </w:r>
      <w:proofErr w:type="spellEnd"/>
      <w:r>
        <w:t xml:space="preserve"> trig v(A) </w:t>
      </w:r>
      <w:proofErr w:type="spellStart"/>
      <w:r>
        <w:t>val</w:t>
      </w:r>
      <w:proofErr w:type="spellEnd"/>
      <w:r>
        <w:t>='</w:t>
      </w:r>
      <w:proofErr w:type="spellStart"/>
      <w:r>
        <w:t>vdd</w:t>
      </w:r>
      <w:proofErr w:type="spellEnd"/>
      <w:r>
        <w:t xml:space="preserve">/2' rise=1 </w:t>
      </w:r>
      <w:proofErr w:type="spellStart"/>
      <w:r>
        <w:t>targ</w:t>
      </w:r>
      <w:proofErr w:type="spellEnd"/>
      <w:r>
        <w:t xml:space="preserve"> v(FINAL_OUT) </w:t>
      </w:r>
      <w:proofErr w:type="spellStart"/>
      <w:r>
        <w:t>val</w:t>
      </w:r>
      <w:proofErr w:type="spellEnd"/>
      <w:r>
        <w:t>='</w:t>
      </w:r>
      <w:proofErr w:type="spellStart"/>
      <w:r>
        <w:t>vdd</w:t>
      </w:r>
      <w:proofErr w:type="spellEnd"/>
      <w:r>
        <w:t>/2' fall=1</w:t>
      </w:r>
    </w:p>
    <w:p w14:paraId="603F9C0B" w14:textId="21A33778">
      <w:pPr>
        <w:rPr>
          <w:rtl/>
        </w:rPr>
      </w:pPr>
      <w:r>
        <w:rPr>
          <w:rtl/>
        </w:rPr>
        <w:t>ولتاژ نودهای مهم مدار مانند</w:t>
      </w:r>
      <w:r>
        <w:t xml:space="preserve"> A</w:t>
      </w:r>
      <w:r>
        <w:rPr>
          <w:rtl/>
        </w:rPr>
        <w:t xml:space="preserve">، </w:t>
      </w:r>
      <w:r>
        <w:t>B</w:t>
      </w:r>
      <w:r>
        <w:rPr>
          <w:rtl/>
        </w:rPr>
        <w:t xml:space="preserve">، </w:t>
      </w:r>
      <w:r>
        <w:t>C</w:t>
      </w:r>
      <w:r>
        <w:rPr>
          <w:rtl/>
        </w:rPr>
        <w:t xml:space="preserve">، </w:t>
      </w:r>
      <w:r>
        <w:t xml:space="preserve">D </w:t>
      </w:r>
      <w:r>
        <w:rPr>
          <w:rtl/>
        </w:rPr>
        <w:t xml:space="preserve">و </w:t>
      </w:r>
      <w:r>
        <w:rPr>
          <w:rStyle w:val="HTMLCode"/>
          <w:rFonts w:eastAsiaTheme="minorHAnsi"/>
        </w:rPr>
        <w:t>FINAL_OUT</w:t>
      </w:r>
      <w:r>
        <w:t xml:space="preserve"> </w:t>
      </w:r>
      <w:r>
        <w:rPr>
          <w:rtl/>
        </w:rPr>
        <w:t xml:space="preserve">در خروجی چاپ می‌شوند تا بتوان تغییرات منطقی مدار را بررسی و تفسیر کرد. دستور </w:t>
      </w:r>
      <w:r>
        <w:rPr>
          <w:rStyle w:val="HTMLCode"/>
          <w:rFonts w:eastAsiaTheme="minorHAnsi"/>
        </w:rPr>
        <w:t>.end</w:t>
      </w:r>
      <w:r>
        <w:t xml:space="preserve"> </w:t>
      </w:r>
      <w:r>
        <w:rPr>
          <w:rtl/>
        </w:rPr>
        <w:t>نیز انتهای فایل شبیه‌سازی را مشخص می‌کند. این اطلاعات برای تحلیل شکل موج خروجی و تایید صحت عملکرد مدار استفاده می‌شود</w:t>
      </w:r>
      <w:r>
        <w:t>.</w:t>
      </w:r>
    </w:p>
    <w:p w14:paraId="03523D5F" w14:textId="77777777">
      <w:pPr>
        <w:bidi w:val="0"/>
      </w:pPr>
      <w:r>
        <w:rPr>
          <w:rtl/>
        </w:rPr>
        <w:t>.</w:t>
      </w:r>
      <w:r>
        <w:t xml:space="preserve">print </w:t>
      </w:r>
      <w:proofErr w:type="spellStart"/>
      <w:r>
        <w:t>tran</w:t>
      </w:r>
      <w:proofErr w:type="spellEnd"/>
      <w:r>
        <w:t xml:space="preserve"> v(A) v(B) v(C) v(D) v(FINAL_OUT)</w:t>
      </w:r>
    </w:p>
    <w:p w14:paraId="3BADE62E" w14:textId="05092428">
      <w:pPr>
        <w:bidi w:val="0"/>
        <w:rPr>
          <w:rtl/>
        </w:rPr>
      </w:pPr>
      <w:r>
        <w:rPr>
          <w:rtl/>
        </w:rPr>
        <w:t>.</w:t>
      </w:r>
      <w:r>
        <w:t>end</w:t>
      </w:r>
    </w:p>
    <w:p w14:paraId="3686050D" w14:textId="77777777">
      <w:r>
        <w:rPr>
          <w:rtl/>
        </w:rPr>
        <w:t>سؤال ۱ ـــ طراحی و ابعاد ترانزیستورها</w:t>
      </w:r>
    </w:p>
    <w:p w14:paraId="4E7C95C5" w14:textId="10C1890D">
      <w:r>
        <w:rPr>
          <w:rtl/>
        </w:rPr>
        <w:t xml:space="preserve">برای هر گیت، عددی که در شکل ۱ داده شده است (10 ، 20 ، 25 ، 30 و 40) را به‌عنوان ضریب </w:t>
      </w:r>
      <w:r>
        <w:rPr>
          <w:rStyle w:val="Strong"/>
          <w:b w:val="0"/>
          <w:bCs w:val="0"/>
        </w:rPr>
        <w:t>size</w:t>
      </w:r>
      <w:r>
        <w:t xml:space="preserve"> </w:t>
      </w:r>
      <w:r>
        <w:rPr>
          <w:rtl/>
        </w:rPr>
        <w:t>در کد</w:t>
      </w:r>
      <w:r>
        <w:t xml:space="preserve"> HSPICE </w:t>
      </w:r>
      <w:r>
        <w:rPr>
          <w:rtl/>
        </w:rPr>
        <w:t>به کار برده‌ایم؛ سپس با استفاده از رابطه‌</w:t>
      </w:r>
      <w:r>
        <w:rPr>
          <w:rFonts w:ascii="Arial" w:hAnsi="Arial" w:cs="Arial" w:hint="cs"/>
          <w:rtl/>
        </w:rPr>
        <w:t>ی</w:t>
      </w:r>
    </w:p>
    <w:p w14:paraId="1C8A7C70" w14:textId="03EDF76C">
      <w:r>
        <w:rPr>
          <w:rStyle w:val="katex-mathml"/>
        </w:rPr>
        <w:t>WPMOS=2 </w:t>
      </w:r>
      <w:proofErr w:type="spellStart"/>
      <w:r>
        <w:rPr>
          <w:rStyle w:val="katex-mathml"/>
        </w:rPr>
        <w:t>size×</w:t>
      </w:r>
      <w:r>
        <w:rPr>
          <w:rStyle w:val="katex-mathml"/>
        </w:rPr>
        <w:t>W</w:t>
      </w:r>
      <w:proofErr w:type="spellEnd"/>
      <w:r>
        <w:rPr>
          <w:rStyle w:val="katex-mathml"/>
        </w:rPr>
        <w:tab/>
      </w:r>
      <w:r>
        <w:rPr>
          <w:rStyle w:val="katex-mathml"/>
        </w:rPr>
        <w:tab/>
      </w:r>
      <w:r>
        <w:rPr>
          <w:rStyle w:val="katex-mathml"/>
        </w:rPr>
        <w:tab/>
      </w:r>
      <w:r>
        <w:rPr>
          <w:rStyle w:val="katex-mathml"/>
        </w:rPr>
        <w:tab/>
      </w:r>
      <w:r>
        <w:rPr>
          <w:rStyle w:val="katex-mathml"/>
        </w:rPr>
        <w:tab/>
      </w:r>
      <w:proofErr w:type="spellStart"/>
      <w:r>
        <w:rPr>
          <w:rStyle w:val="katex-mathml"/>
        </w:rPr>
        <w:t>W</w:t>
      </w:r>
      <w:r>
        <w:rPr>
          <w:rStyle w:val="katex-mathml"/>
          <w:vertAlign w:val="subscript"/>
        </w:rPr>
        <w:t>min</w:t>
      </w:r>
      <w:r>
        <w:rPr>
          <w:rStyle w:val="katex-mathml"/>
        </w:rPr>
        <w:t>NMOS</w:t>
      </w:r>
      <w:proofErr w:type="spellEnd"/>
      <w:r>
        <w:rPr>
          <w:rStyle w:val="katex-mathml"/>
        </w:rPr>
        <w:t>=</w:t>
      </w:r>
      <w:proofErr w:type="spellStart"/>
      <w:r>
        <w:rPr>
          <w:rStyle w:val="katex-mathml"/>
        </w:rPr>
        <w:t>size×Wmin</w:t>
      </w:r>
      <w:proofErr w:type="spellEnd"/>
      <w:r>
        <w:t xml:space="preserve"> </w:t>
      </w:r>
    </w:p>
    <w:p w14:paraId="07D48E50" w14:textId="119CCB34">
      <w:pPr>
        <w:rPr>
          <w:rtl/>
        </w:rPr>
      </w:pPr>
      <w:r>
        <w:rPr>
          <w:rFonts w:hint="cs"/>
          <w:rtl/>
        </w:rPr>
        <w:t>(</w:t>
      </w:r>
      <w:r>
        <w:rPr>
          <w:rtl/>
        </w:rPr>
        <w:t>و برای</w:t>
      </w:r>
      <w:r>
        <w:t xml:space="preserve"> NOR-</w:t>
      </w:r>
      <w:r>
        <w:rPr>
          <w:rtl/>
        </w:rPr>
        <w:t>ها و</w:t>
      </w:r>
      <w:r>
        <w:t xml:space="preserve"> XOR </w:t>
      </w:r>
      <w:r>
        <w:rPr>
          <w:rtl/>
        </w:rPr>
        <w:t>همان‌طور که در زیرمدارها مشخص شده است</w:t>
      </w:r>
      <w:r>
        <w:rPr>
          <w:rFonts w:hint="cs"/>
          <w:rtl/>
        </w:rPr>
        <w:t>)</w:t>
      </w:r>
      <w:r>
        <w:t xml:space="preserve"> </w:t>
      </w:r>
      <w:r>
        <w:rPr>
          <w:rtl/>
        </w:rPr>
        <w:t>پهنای هر شاخه محاسبه شد. جدول زیر خلاصه</w:t>
      </w:r>
      <w:r>
        <w:rPr>
          <w:rFonts w:ascii="Arial" w:hAnsi="Arial" w:cs="Arial" w:hint="cs"/>
          <w:rtl/>
        </w:rPr>
        <w:t>ی</w:t>
      </w:r>
      <w:r>
        <w:rPr>
          <w:rtl/>
        </w:rPr>
        <w:t xml:space="preserve"> </w:t>
      </w:r>
      <w:r>
        <w:rPr>
          <w:rFonts w:hint="cs"/>
          <w:rtl/>
        </w:rPr>
        <w:t>مقادیر</w:t>
      </w:r>
      <w:r>
        <w:rPr>
          <w:rtl/>
        </w:rPr>
        <w:t xml:space="preserve"> </w:t>
      </w:r>
      <w:r>
        <w:rPr>
          <w:rFonts w:hint="cs"/>
          <w:rtl/>
        </w:rPr>
        <w:t>نهایی</w:t>
      </w:r>
      <w:r>
        <w:rPr>
          <w:rtl/>
        </w:rPr>
        <w:t xml:space="preserve"> </w:t>
      </w:r>
      <w:r>
        <w:rPr>
          <w:rFonts w:hint="cs"/>
          <w:rtl/>
        </w:rPr>
        <w:t>را</w:t>
      </w:r>
      <w:r>
        <w:rPr>
          <w:rtl/>
        </w:rPr>
        <w:t xml:space="preserve"> </w:t>
      </w:r>
      <w:r>
        <w:rPr>
          <w:rFonts w:hint="cs"/>
          <w:rtl/>
        </w:rPr>
        <w:t>نشان</w:t>
      </w:r>
      <w:r>
        <w:rPr>
          <w:rtl/>
        </w:rPr>
        <w:t xml:space="preserve"> </w:t>
      </w:r>
      <w:r>
        <w:rPr>
          <w:rFonts w:hint="cs"/>
          <w:rtl/>
        </w:rPr>
        <w:t>می</w:t>
      </w:r>
      <w:r>
        <w:rPr>
          <w:rtl/>
        </w:rPr>
        <w:t>-</w:t>
      </w:r>
      <w:r>
        <w:rPr>
          <w:rFonts w:hint="cs"/>
          <w:rtl/>
        </w:rPr>
        <w:t>دهد</w:t>
      </w:r>
      <w:r>
        <w:rPr>
          <w:rtl/>
        </w:rPr>
        <w:t xml:space="preserve"> (</w:t>
      </w:r>
      <w:r>
        <w:rPr>
          <w:rFonts w:hint="cs"/>
          <w:rtl/>
        </w:rPr>
        <w:t>تمام</w:t>
      </w:r>
      <w:r>
        <w:rPr>
          <w:rtl/>
        </w:rPr>
        <w:t xml:space="preserve"> </w:t>
      </w:r>
      <w:r>
        <w:rPr>
          <w:rFonts w:hint="cs"/>
          <w:rtl/>
        </w:rPr>
        <w:t>طول‌ها</w:t>
      </w:r>
      <w:r>
        <w:t xml:space="preserve"> </w:t>
      </w:r>
      <w:r>
        <w:rPr>
          <w:cs/>
        </w:rPr>
        <w:t>‎</w:t>
      </w:r>
      <w:r>
        <w:rPr>
          <w:rStyle w:val="katex-mathml"/>
        </w:rPr>
        <w:t>L=180 </w:t>
      </w:r>
      <w:r>
        <w:rPr>
          <w:rStyle w:val="katex-mathml"/>
        </w:rPr>
        <w:t>nm</w:t>
      </w:r>
      <w:r>
        <w:t xml:space="preserve"> </w:t>
      </w:r>
      <w:r>
        <w:rPr>
          <w:rtl/>
        </w:rPr>
        <w:t>هستند</w:t>
      </w:r>
      <w:r>
        <w:rPr>
          <w:rFonts w:hint="cs"/>
          <w:rtl/>
        </w:rPr>
        <w:t>)</w:t>
      </w:r>
      <w:r>
        <w:t>:</w:t>
      </w:r>
    </w:p>
    <w:tbl>
      <w:tblPr>
        <w:tblStyle w:val="TableGrid"/>
        <w:tblW w:w="9147" w:type="dxa"/>
        <w:tblLook w:val="04A0" w:firstRow="1" w:lastRow="0" w:firstColumn="1" w:lastColumn="0" w:noHBand="0" w:noVBand="1"/>
      </w:tblPr>
      <w:tblGrid>
        <w:gridCol w:w="1691"/>
        <w:gridCol w:w="1290"/>
        <w:gridCol w:w="1551"/>
        <w:gridCol w:w="2281"/>
        <w:gridCol w:w="2334"/>
      </w:tblGrid>
      <w:tr w14:paraId="6A079244" w14:textId="77777777">
        <w:trPr>
          <w:trHeight w:val="309"/>
        </w:trPr>
        <w:tc>
          <w:tcPr>
            <w:tcW w:w="0" w:type="auto"/>
            <w:hideMark/>
          </w:tcPr>
          <w:p w14:paraId="1ECCFDBF" w14:textId="530CE078">
            <w:pPr>
              <w:rPr>
                <w:sz w:val="20"/>
                <w:szCs w:val="20"/>
                <w:lang w:bidi="ar-SA"/>
              </w:rPr>
            </w:pPr>
            <w:r>
              <w:rPr>
                <w:sz w:val="20"/>
                <w:szCs w:val="20"/>
                <w:rtl/>
                <w:lang w:bidi="ar-SA"/>
              </w:rPr>
              <w:t>شماره‌</w:t>
            </w:r>
            <w:r>
              <w:rPr>
                <w:rFonts w:ascii="Arial" w:hAnsi="Arial" w:cs="Arial"/>
                <w:sz w:val="20"/>
                <w:szCs w:val="20"/>
                <w:rtl/>
                <w:lang w:bidi="ar-SA"/>
              </w:rPr>
              <w:t>ی</w:t>
            </w:r>
            <w:r>
              <w:rPr>
                <w:sz w:val="20"/>
                <w:szCs w:val="20"/>
                <w:rtl/>
                <w:lang w:bidi="ar-SA"/>
              </w:rPr>
              <w:t xml:space="preserve"> گیت</w:t>
            </w:r>
          </w:p>
        </w:tc>
        <w:tc>
          <w:tcPr>
            <w:tcW w:w="0" w:type="auto"/>
            <w:hideMark/>
          </w:tcPr>
          <w:p w14:paraId="392F4022" w14:textId="77777777">
            <w:pPr>
              <w:rPr>
                <w:sz w:val="20"/>
                <w:szCs w:val="20"/>
                <w:lang w:bidi="ar-SA"/>
              </w:rPr>
            </w:pPr>
            <w:r>
              <w:rPr>
                <w:sz w:val="20"/>
                <w:szCs w:val="20"/>
                <w:rtl/>
                <w:lang w:bidi="ar-SA"/>
              </w:rPr>
              <w:t>نوع گیت</w:t>
            </w:r>
          </w:p>
        </w:tc>
        <w:tc>
          <w:tcPr>
            <w:tcW w:w="0" w:type="auto"/>
            <w:hideMark/>
          </w:tcPr>
          <w:p w14:paraId="64BC3795" w14:textId="77777777">
            <w:pPr>
              <w:rPr>
                <w:sz w:val="20"/>
                <w:szCs w:val="20"/>
                <w:lang w:bidi="ar-SA"/>
              </w:rPr>
            </w:pPr>
            <w:r>
              <w:rPr>
                <w:sz w:val="20"/>
                <w:szCs w:val="20"/>
                <w:rtl/>
                <w:lang w:bidi="ar-SA"/>
              </w:rPr>
              <w:t xml:space="preserve">ضریب </w:t>
            </w:r>
            <w:r>
              <w:rPr>
                <w:sz w:val="20"/>
                <w:szCs w:val="20"/>
                <w:lang w:bidi="ar-SA"/>
              </w:rPr>
              <w:t>size</w:t>
            </w:r>
          </w:p>
        </w:tc>
        <w:tc>
          <w:tcPr>
            <w:tcW w:w="0" w:type="auto"/>
            <w:hideMark/>
          </w:tcPr>
          <w:p w14:paraId="23AD4A2A" w14:textId="5F6AB4FF">
            <w:pPr>
              <w:rPr>
                <w:sz w:val="20"/>
                <w:szCs w:val="20"/>
                <w:lang w:bidi="ar-SA"/>
              </w:rPr>
            </w:pPr>
            <w:r>
              <w:rPr>
                <w:sz w:val="20"/>
                <w:szCs w:val="20"/>
                <w:lang w:bidi="ar-SA"/>
              </w:rPr>
              <w:t>WPMOS (µm)</w:t>
            </w:r>
          </w:p>
        </w:tc>
        <w:tc>
          <w:tcPr>
            <w:tcW w:w="0" w:type="auto"/>
            <w:hideMark/>
          </w:tcPr>
          <w:p w14:paraId="4A02EA79" w14:textId="1BAE7407">
            <w:pPr>
              <w:rPr>
                <w:sz w:val="20"/>
                <w:szCs w:val="20"/>
                <w:lang w:bidi="ar-SA"/>
              </w:rPr>
            </w:pPr>
            <w:r>
              <w:rPr>
                <w:sz w:val="20"/>
                <w:szCs w:val="20"/>
                <w:lang w:bidi="ar-SA"/>
              </w:rPr>
              <w:t>WNMOS (µm)</w:t>
            </w:r>
          </w:p>
        </w:tc>
      </w:tr>
      <w:tr w14:paraId="48BC4695" w14:textId="77777777">
        <w:trPr>
          <w:trHeight w:val="240"/>
        </w:trPr>
        <w:tc>
          <w:tcPr>
            <w:tcW w:w="0" w:type="auto"/>
            <w:hideMark/>
          </w:tcPr>
          <w:p w14:paraId="3F8339B5" w14:textId="77777777">
            <w:pPr>
              <w:rPr>
                <w:sz w:val="20"/>
                <w:szCs w:val="20"/>
                <w:lang w:bidi="ar-SA"/>
              </w:rPr>
            </w:pPr>
            <w:r>
              <w:rPr>
                <w:sz w:val="20"/>
                <w:szCs w:val="20"/>
                <w:lang w:bidi="ar-SA"/>
              </w:rPr>
              <w:t>X1</w:t>
            </w:r>
          </w:p>
        </w:tc>
        <w:tc>
          <w:tcPr>
            <w:tcW w:w="0" w:type="auto"/>
            <w:hideMark/>
          </w:tcPr>
          <w:p w14:paraId="2849AA06" w14:textId="77777777">
            <w:pPr>
              <w:rPr>
                <w:sz w:val="20"/>
                <w:szCs w:val="20"/>
                <w:lang w:bidi="ar-SA"/>
              </w:rPr>
            </w:pPr>
            <w:r>
              <w:rPr>
                <w:sz w:val="20"/>
                <w:szCs w:val="20"/>
                <w:lang w:bidi="ar-SA"/>
              </w:rPr>
              <w:t>NAND</w:t>
            </w:r>
          </w:p>
        </w:tc>
        <w:tc>
          <w:tcPr>
            <w:tcW w:w="0" w:type="auto"/>
            <w:hideMark/>
          </w:tcPr>
          <w:p w14:paraId="2D0C76C8" w14:textId="77777777">
            <w:pPr>
              <w:rPr>
                <w:sz w:val="20"/>
                <w:szCs w:val="20"/>
                <w:lang w:bidi="ar-SA"/>
              </w:rPr>
            </w:pPr>
            <w:r>
              <w:rPr>
                <w:sz w:val="20"/>
                <w:szCs w:val="20"/>
                <w:lang w:bidi="ar-SA"/>
              </w:rPr>
              <w:t>20</w:t>
            </w:r>
          </w:p>
        </w:tc>
        <w:tc>
          <w:tcPr>
            <w:tcW w:w="0" w:type="auto"/>
            <w:hideMark/>
          </w:tcPr>
          <w:p w14:paraId="52359EE3" w14:textId="77777777">
            <w:pPr>
              <w:rPr>
                <w:sz w:val="20"/>
                <w:szCs w:val="20"/>
                <w:lang w:bidi="ar-SA"/>
              </w:rPr>
            </w:pPr>
            <w:r>
              <w:rPr>
                <w:sz w:val="20"/>
                <w:szCs w:val="20"/>
                <w:lang w:bidi="ar-SA"/>
              </w:rPr>
              <w:t>8.80</w:t>
            </w:r>
          </w:p>
        </w:tc>
        <w:tc>
          <w:tcPr>
            <w:tcW w:w="0" w:type="auto"/>
            <w:hideMark/>
          </w:tcPr>
          <w:p w14:paraId="6E1D4833" w14:textId="77777777">
            <w:pPr>
              <w:rPr>
                <w:sz w:val="20"/>
                <w:szCs w:val="20"/>
                <w:lang w:bidi="ar-SA"/>
              </w:rPr>
            </w:pPr>
            <w:r>
              <w:rPr>
                <w:sz w:val="20"/>
                <w:szCs w:val="20"/>
                <w:lang w:bidi="ar-SA"/>
              </w:rPr>
              <w:t>8.80</w:t>
            </w:r>
          </w:p>
        </w:tc>
      </w:tr>
      <w:tr w14:paraId="005D4CA9" w14:textId="77777777">
        <w:trPr>
          <w:trHeight w:val="240"/>
        </w:trPr>
        <w:tc>
          <w:tcPr>
            <w:tcW w:w="0" w:type="auto"/>
            <w:hideMark/>
          </w:tcPr>
          <w:p w14:paraId="79EC8B7B" w14:textId="77777777">
            <w:pPr>
              <w:rPr>
                <w:sz w:val="20"/>
                <w:szCs w:val="20"/>
                <w:lang w:bidi="ar-SA"/>
              </w:rPr>
            </w:pPr>
            <w:r>
              <w:rPr>
                <w:sz w:val="20"/>
                <w:szCs w:val="20"/>
                <w:lang w:bidi="ar-SA"/>
              </w:rPr>
              <w:t>X2</w:t>
            </w:r>
          </w:p>
        </w:tc>
        <w:tc>
          <w:tcPr>
            <w:tcW w:w="0" w:type="auto"/>
            <w:hideMark/>
          </w:tcPr>
          <w:p w14:paraId="02AFE739" w14:textId="77777777">
            <w:pPr>
              <w:rPr>
                <w:sz w:val="20"/>
                <w:szCs w:val="20"/>
                <w:lang w:bidi="ar-SA"/>
              </w:rPr>
            </w:pPr>
            <w:r>
              <w:rPr>
                <w:sz w:val="20"/>
                <w:szCs w:val="20"/>
                <w:lang w:bidi="ar-SA"/>
              </w:rPr>
              <w:t>NOR</w:t>
            </w:r>
          </w:p>
        </w:tc>
        <w:tc>
          <w:tcPr>
            <w:tcW w:w="0" w:type="auto"/>
            <w:hideMark/>
          </w:tcPr>
          <w:p w14:paraId="31461ACC" w14:textId="77777777">
            <w:pPr>
              <w:rPr>
                <w:sz w:val="20"/>
                <w:szCs w:val="20"/>
                <w:lang w:bidi="ar-SA"/>
              </w:rPr>
            </w:pPr>
            <w:r>
              <w:rPr>
                <w:sz w:val="20"/>
                <w:szCs w:val="20"/>
                <w:lang w:bidi="ar-SA"/>
              </w:rPr>
              <w:t>30</w:t>
            </w:r>
          </w:p>
        </w:tc>
        <w:tc>
          <w:tcPr>
            <w:tcW w:w="0" w:type="auto"/>
            <w:hideMark/>
          </w:tcPr>
          <w:p w14:paraId="697EDA94" w14:textId="77777777">
            <w:pPr>
              <w:rPr>
                <w:sz w:val="20"/>
                <w:szCs w:val="20"/>
                <w:lang w:bidi="ar-SA"/>
              </w:rPr>
            </w:pPr>
            <w:r>
              <w:rPr>
                <w:sz w:val="20"/>
                <w:szCs w:val="20"/>
                <w:lang w:bidi="ar-SA"/>
              </w:rPr>
              <w:t>26.40</w:t>
            </w:r>
          </w:p>
        </w:tc>
        <w:tc>
          <w:tcPr>
            <w:tcW w:w="0" w:type="auto"/>
            <w:hideMark/>
          </w:tcPr>
          <w:p w14:paraId="429441C6" w14:textId="77777777">
            <w:pPr>
              <w:rPr>
                <w:sz w:val="20"/>
                <w:szCs w:val="20"/>
                <w:lang w:bidi="ar-SA"/>
              </w:rPr>
            </w:pPr>
            <w:r>
              <w:rPr>
                <w:sz w:val="20"/>
                <w:szCs w:val="20"/>
                <w:lang w:bidi="ar-SA"/>
              </w:rPr>
              <w:t>6.60</w:t>
            </w:r>
          </w:p>
        </w:tc>
      </w:tr>
      <w:tr w14:paraId="0003B1FB" w14:textId="77777777">
        <w:trPr>
          <w:trHeight w:val="240"/>
        </w:trPr>
        <w:tc>
          <w:tcPr>
            <w:tcW w:w="0" w:type="auto"/>
            <w:hideMark/>
          </w:tcPr>
          <w:p w14:paraId="165299BB" w14:textId="77777777">
            <w:pPr>
              <w:rPr>
                <w:sz w:val="20"/>
                <w:szCs w:val="20"/>
                <w:lang w:bidi="ar-SA"/>
              </w:rPr>
            </w:pPr>
            <w:r>
              <w:rPr>
                <w:sz w:val="20"/>
                <w:szCs w:val="20"/>
                <w:lang w:bidi="ar-SA"/>
              </w:rPr>
              <w:t>X3</w:t>
            </w:r>
          </w:p>
        </w:tc>
        <w:tc>
          <w:tcPr>
            <w:tcW w:w="0" w:type="auto"/>
            <w:hideMark/>
          </w:tcPr>
          <w:p w14:paraId="79E06676" w14:textId="77777777">
            <w:pPr>
              <w:rPr>
                <w:sz w:val="20"/>
                <w:szCs w:val="20"/>
                <w:lang w:bidi="ar-SA"/>
              </w:rPr>
            </w:pPr>
            <w:r>
              <w:rPr>
                <w:sz w:val="20"/>
                <w:szCs w:val="20"/>
                <w:lang w:bidi="ar-SA"/>
              </w:rPr>
              <w:t>XOR †</w:t>
            </w:r>
          </w:p>
        </w:tc>
        <w:tc>
          <w:tcPr>
            <w:tcW w:w="0" w:type="auto"/>
            <w:hideMark/>
          </w:tcPr>
          <w:p w14:paraId="30C7A8AC" w14:textId="77777777">
            <w:pPr>
              <w:rPr>
                <w:sz w:val="20"/>
                <w:szCs w:val="20"/>
                <w:lang w:bidi="ar-SA"/>
              </w:rPr>
            </w:pPr>
            <w:r>
              <w:rPr>
                <w:sz w:val="20"/>
                <w:szCs w:val="20"/>
                <w:lang w:bidi="ar-SA"/>
              </w:rPr>
              <w:t>10</w:t>
            </w:r>
          </w:p>
        </w:tc>
        <w:tc>
          <w:tcPr>
            <w:tcW w:w="0" w:type="auto"/>
            <w:hideMark/>
          </w:tcPr>
          <w:p w14:paraId="769E9870" w14:textId="77777777">
            <w:pPr>
              <w:rPr>
                <w:sz w:val="20"/>
                <w:szCs w:val="20"/>
                <w:lang w:bidi="ar-SA"/>
              </w:rPr>
            </w:pPr>
            <w:r>
              <w:rPr>
                <w:sz w:val="20"/>
                <w:szCs w:val="20"/>
                <w:lang w:bidi="ar-SA"/>
              </w:rPr>
              <w:t>8.80</w:t>
            </w:r>
          </w:p>
        </w:tc>
        <w:tc>
          <w:tcPr>
            <w:tcW w:w="0" w:type="auto"/>
            <w:hideMark/>
          </w:tcPr>
          <w:p w14:paraId="3D4AE53E" w14:textId="77777777">
            <w:pPr>
              <w:rPr>
                <w:sz w:val="20"/>
                <w:szCs w:val="20"/>
                <w:lang w:bidi="ar-SA"/>
              </w:rPr>
            </w:pPr>
            <w:r>
              <w:rPr>
                <w:sz w:val="20"/>
                <w:szCs w:val="20"/>
                <w:lang w:bidi="ar-SA"/>
              </w:rPr>
              <w:t>4.40</w:t>
            </w:r>
          </w:p>
        </w:tc>
      </w:tr>
      <w:tr w14:paraId="196AA3D5" w14:textId="77777777">
        <w:trPr>
          <w:trHeight w:val="240"/>
        </w:trPr>
        <w:tc>
          <w:tcPr>
            <w:tcW w:w="0" w:type="auto"/>
            <w:hideMark/>
          </w:tcPr>
          <w:p w14:paraId="28CF992A" w14:textId="77777777">
            <w:pPr>
              <w:rPr>
                <w:sz w:val="20"/>
                <w:szCs w:val="20"/>
                <w:lang w:bidi="ar-SA"/>
              </w:rPr>
            </w:pPr>
            <w:r>
              <w:rPr>
                <w:sz w:val="20"/>
                <w:szCs w:val="20"/>
                <w:lang w:bidi="ar-SA"/>
              </w:rPr>
              <w:t>X4</w:t>
            </w:r>
          </w:p>
        </w:tc>
        <w:tc>
          <w:tcPr>
            <w:tcW w:w="0" w:type="auto"/>
            <w:hideMark/>
          </w:tcPr>
          <w:p w14:paraId="3F33B5D4" w14:textId="77777777">
            <w:pPr>
              <w:rPr>
                <w:sz w:val="20"/>
                <w:szCs w:val="20"/>
                <w:lang w:bidi="ar-SA"/>
              </w:rPr>
            </w:pPr>
            <w:r>
              <w:rPr>
                <w:sz w:val="20"/>
                <w:szCs w:val="20"/>
                <w:lang w:bidi="ar-SA"/>
              </w:rPr>
              <w:t>NAND</w:t>
            </w:r>
          </w:p>
        </w:tc>
        <w:tc>
          <w:tcPr>
            <w:tcW w:w="0" w:type="auto"/>
            <w:hideMark/>
          </w:tcPr>
          <w:p w14:paraId="3DD357F3" w14:textId="77777777">
            <w:pPr>
              <w:rPr>
                <w:sz w:val="20"/>
                <w:szCs w:val="20"/>
                <w:lang w:bidi="ar-SA"/>
              </w:rPr>
            </w:pPr>
            <w:r>
              <w:rPr>
                <w:sz w:val="20"/>
                <w:szCs w:val="20"/>
                <w:lang w:bidi="ar-SA"/>
              </w:rPr>
              <w:t>25</w:t>
            </w:r>
          </w:p>
        </w:tc>
        <w:tc>
          <w:tcPr>
            <w:tcW w:w="0" w:type="auto"/>
            <w:hideMark/>
          </w:tcPr>
          <w:p w14:paraId="6FE1E3D6" w14:textId="77777777">
            <w:pPr>
              <w:rPr>
                <w:sz w:val="20"/>
                <w:szCs w:val="20"/>
                <w:lang w:bidi="ar-SA"/>
              </w:rPr>
            </w:pPr>
            <w:r>
              <w:rPr>
                <w:sz w:val="20"/>
                <w:szCs w:val="20"/>
                <w:lang w:bidi="ar-SA"/>
              </w:rPr>
              <w:t>11.00</w:t>
            </w:r>
          </w:p>
        </w:tc>
        <w:tc>
          <w:tcPr>
            <w:tcW w:w="0" w:type="auto"/>
            <w:hideMark/>
          </w:tcPr>
          <w:p w14:paraId="47EE6B6C" w14:textId="77777777">
            <w:pPr>
              <w:rPr>
                <w:sz w:val="20"/>
                <w:szCs w:val="20"/>
                <w:lang w:bidi="ar-SA"/>
              </w:rPr>
            </w:pPr>
            <w:r>
              <w:rPr>
                <w:sz w:val="20"/>
                <w:szCs w:val="20"/>
                <w:lang w:bidi="ar-SA"/>
              </w:rPr>
              <w:t>11.00</w:t>
            </w:r>
          </w:p>
        </w:tc>
      </w:tr>
      <w:tr w14:paraId="50E11553" w14:textId="77777777">
        <w:trPr>
          <w:trHeight w:val="240"/>
        </w:trPr>
        <w:tc>
          <w:tcPr>
            <w:tcW w:w="0" w:type="auto"/>
            <w:hideMark/>
          </w:tcPr>
          <w:p w14:paraId="2B1BF254" w14:textId="77777777">
            <w:pPr>
              <w:rPr>
                <w:sz w:val="20"/>
                <w:szCs w:val="20"/>
                <w:lang w:bidi="ar-SA"/>
              </w:rPr>
            </w:pPr>
            <w:r>
              <w:rPr>
                <w:sz w:val="20"/>
                <w:szCs w:val="20"/>
                <w:lang w:bidi="ar-SA"/>
              </w:rPr>
              <w:t>X5</w:t>
            </w:r>
          </w:p>
        </w:tc>
        <w:tc>
          <w:tcPr>
            <w:tcW w:w="0" w:type="auto"/>
            <w:hideMark/>
          </w:tcPr>
          <w:p w14:paraId="6A2C5316" w14:textId="77777777">
            <w:pPr>
              <w:rPr>
                <w:sz w:val="20"/>
                <w:szCs w:val="20"/>
                <w:lang w:bidi="ar-SA"/>
              </w:rPr>
            </w:pPr>
            <w:r>
              <w:rPr>
                <w:sz w:val="20"/>
                <w:szCs w:val="20"/>
                <w:lang w:bidi="ar-SA"/>
              </w:rPr>
              <w:t>INV</w:t>
            </w:r>
          </w:p>
        </w:tc>
        <w:tc>
          <w:tcPr>
            <w:tcW w:w="0" w:type="auto"/>
            <w:hideMark/>
          </w:tcPr>
          <w:p w14:paraId="417C5346" w14:textId="77777777">
            <w:pPr>
              <w:rPr>
                <w:sz w:val="20"/>
                <w:szCs w:val="20"/>
                <w:lang w:bidi="ar-SA"/>
              </w:rPr>
            </w:pPr>
            <w:r>
              <w:rPr>
                <w:sz w:val="20"/>
                <w:szCs w:val="20"/>
                <w:lang w:bidi="ar-SA"/>
              </w:rPr>
              <w:t>40</w:t>
            </w:r>
          </w:p>
        </w:tc>
        <w:tc>
          <w:tcPr>
            <w:tcW w:w="0" w:type="auto"/>
            <w:hideMark/>
          </w:tcPr>
          <w:p w14:paraId="59938DED" w14:textId="77777777">
            <w:pPr>
              <w:rPr>
                <w:sz w:val="20"/>
                <w:szCs w:val="20"/>
                <w:lang w:bidi="ar-SA"/>
              </w:rPr>
            </w:pPr>
            <w:r>
              <w:rPr>
                <w:sz w:val="20"/>
                <w:szCs w:val="20"/>
                <w:lang w:bidi="ar-SA"/>
              </w:rPr>
              <w:t>17.60</w:t>
            </w:r>
          </w:p>
        </w:tc>
        <w:tc>
          <w:tcPr>
            <w:tcW w:w="0" w:type="auto"/>
            <w:hideMark/>
          </w:tcPr>
          <w:p w14:paraId="0CB8B3B6" w14:textId="77777777">
            <w:pPr>
              <w:rPr>
                <w:sz w:val="20"/>
                <w:szCs w:val="20"/>
                <w:lang w:bidi="ar-SA"/>
              </w:rPr>
            </w:pPr>
            <w:r>
              <w:rPr>
                <w:sz w:val="20"/>
                <w:szCs w:val="20"/>
                <w:lang w:bidi="ar-SA"/>
              </w:rPr>
              <w:t>8.80</w:t>
            </w:r>
          </w:p>
        </w:tc>
      </w:tr>
      <w:tr w14:paraId="67E13E6B" w14:textId="77777777">
        <w:trPr>
          <w:trHeight w:val="240"/>
        </w:trPr>
        <w:tc>
          <w:tcPr>
            <w:tcW w:w="0" w:type="auto"/>
            <w:hideMark/>
          </w:tcPr>
          <w:p w14:paraId="65FBFC26" w14:textId="77777777">
            <w:pPr>
              <w:rPr>
                <w:sz w:val="20"/>
                <w:szCs w:val="20"/>
                <w:lang w:bidi="ar-SA"/>
              </w:rPr>
            </w:pPr>
            <w:r>
              <w:rPr>
                <w:sz w:val="20"/>
                <w:szCs w:val="20"/>
                <w:lang w:bidi="ar-SA"/>
              </w:rPr>
              <w:t>X6</w:t>
            </w:r>
          </w:p>
        </w:tc>
        <w:tc>
          <w:tcPr>
            <w:tcW w:w="0" w:type="auto"/>
            <w:hideMark/>
          </w:tcPr>
          <w:p w14:paraId="0F052655" w14:textId="77777777">
            <w:pPr>
              <w:rPr>
                <w:sz w:val="20"/>
                <w:szCs w:val="20"/>
                <w:lang w:bidi="ar-SA"/>
              </w:rPr>
            </w:pPr>
            <w:r>
              <w:rPr>
                <w:sz w:val="20"/>
                <w:szCs w:val="20"/>
                <w:lang w:bidi="ar-SA"/>
              </w:rPr>
              <w:t>NOR</w:t>
            </w:r>
          </w:p>
        </w:tc>
        <w:tc>
          <w:tcPr>
            <w:tcW w:w="0" w:type="auto"/>
            <w:hideMark/>
          </w:tcPr>
          <w:p w14:paraId="539C4D44" w14:textId="77777777">
            <w:pPr>
              <w:rPr>
                <w:sz w:val="20"/>
                <w:szCs w:val="20"/>
                <w:lang w:bidi="ar-SA"/>
              </w:rPr>
            </w:pPr>
            <w:r>
              <w:rPr>
                <w:sz w:val="20"/>
                <w:szCs w:val="20"/>
                <w:lang w:bidi="ar-SA"/>
              </w:rPr>
              <w:t>30</w:t>
            </w:r>
          </w:p>
        </w:tc>
        <w:tc>
          <w:tcPr>
            <w:tcW w:w="0" w:type="auto"/>
            <w:hideMark/>
          </w:tcPr>
          <w:p w14:paraId="2E4D00FF" w14:textId="77777777">
            <w:pPr>
              <w:rPr>
                <w:sz w:val="20"/>
                <w:szCs w:val="20"/>
                <w:lang w:bidi="ar-SA"/>
              </w:rPr>
            </w:pPr>
            <w:r>
              <w:rPr>
                <w:sz w:val="20"/>
                <w:szCs w:val="20"/>
                <w:lang w:bidi="ar-SA"/>
              </w:rPr>
              <w:t>26.40</w:t>
            </w:r>
          </w:p>
        </w:tc>
        <w:tc>
          <w:tcPr>
            <w:tcW w:w="0" w:type="auto"/>
            <w:hideMark/>
          </w:tcPr>
          <w:p w14:paraId="5B2C0190" w14:textId="77777777">
            <w:pPr>
              <w:rPr>
                <w:sz w:val="20"/>
                <w:szCs w:val="20"/>
                <w:lang w:bidi="ar-SA"/>
              </w:rPr>
            </w:pPr>
            <w:r>
              <w:rPr>
                <w:sz w:val="20"/>
                <w:szCs w:val="20"/>
                <w:lang w:bidi="ar-SA"/>
              </w:rPr>
              <w:t>6.60</w:t>
            </w:r>
          </w:p>
        </w:tc>
      </w:tr>
    </w:tbl>
    <w:p w14:paraId="4827A6D6" w14:textId="77777777"/>
    <w:p w14:paraId="4E974043" w14:textId="1C57AEC3">
      <w:r>
        <w:lastRenderedPageBreak/>
        <w:t xml:space="preserve">† </w:t>
      </w:r>
      <w:r>
        <w:rPr>
          <w:rtl/>
        </w:rPr>
        <w:t>دو اینورتر داخلیِ</w:t>
      </w:r>
      <w:r>
        <w:t xml:space="preserve"> XOR </w:t>
      </w:r>
      <w:r>
        <w:rPr>
          <w:rtl/>
        </w:rPr>
        <w:t>با</w:t>
      </w:r>
      <w:r>
        <w:t xml:space="preserve"> </w:t>
      </w:r>
      <w:r>
        <w:rPr>
          <w:cs/>
        </w:rPr>
        <w:t>‎</w:t>
      </w:r>
      <w:r>
        <w:t>size = 1</w:t>
      </w:r>
      <w:r>
        <w:rPr>
          <w:cs/>
        </w:rPr>
        <w:t>‎</w:t>
      </w:r>
      <w:r>
        <w:t xml:space="preserve"> </w:t>
      </w:r>
      <w:r>
        <w:rPr>
          <w:rtl/>
        </w:rPr>
        <w:t>هستند</w:t>
      </w:r>
      <w:r>
        <w:t xml:space="preserve"> </w:t>
      </w:r>
      <w:proofErr w:type="gramStart"/>
      <w:r>
        <w:rPr>
          <w:rFonts w:hint="cs"/>
          <w:rtl/>
        </w:rPr>
        <w:t>(</w:t>
      </w:r>
      <w:r>
        <w:rPr>
          <w:rStyle w:val="katex-mathml"/>
          <w:rFonts w:hint="cs"/>
          <w:rtl/>
        </w:rPr>
        <w:t xml:space="preserve">  </w:t>
      </w:r>
      <w:r>
        <w:rPr>
          <w:rStyle w:val="mord"/>
        </w:rPr>
        <w:t>WPMOS</w:t>
      </w:r>
      <w:r>
        <w:rPr>
          <w:rStyle w:val="vlist-s"/>
        </w:rPr>
        <w:t>​</w:t>
      </w:r>
      <w:proofErr w:type="gramEnd"/>
      <w:r>
        <w:rPr>
          <w:rStyle w:val="mrel"/>
        </w:rPr>
        <w:t>=</w:t>
      </w:r>
      <w:r>
        <w:rPr>
          <w:rStyle w:val="mord"/>
        </w:rPr>
        <w:t>0.44µm</w:t>
      </w:r>
      <w:r>
        <w:rPr>
          <w:rtl/>
        </w:rPr>
        <w:t xml:space="preserve">، </w:t>
      </w:r>
      <w:r>
        <w:rPr>
          <w:cs/>
        </w:rPr>
        <w:t>‎</w:t>
      </w:r>
      <w:r>
        <w:rPr>
          <w:rStyle w:val="TableGrid1"/>
        </w:rPr>
        <w:t xml:space="preserve"> </w:t>
      </w:r>
      <w:r>
        <w:rPr>
          <w:rStyle w:val="katex-mathml"/>
        </w:rPr>
        <w:t>µ</w:t>
      </w:r>
      <w:proofErr w:type="spellStart"/>
      <w:r>
        <w:rPr>
          <w:rStyle w:val="katex-mathml"/>
        </w:rPr>
        <w:t>m</w:t>
      </w:r>
      <w:r>
        <w:rPr>
          <w:rStyle w:val="mord"/>
        </w:rPr>
        <w:t>WNMOS</w:t>
      </w:r>
      <w:proofErr w:type="spellEnd"/>
      <w:r>
        <w:rPr>
          <w:rStyle w:val="vlist-s"/>
        </w:rPr>
        <w:t>​</w:t>
      </w:r>
      <w:r>
        <w:rPr>
          <w:rStyle w:val="mrel"/>
        </w:rPr>
        <w:t>=</w:t>
      </w:r>
      <w:r>
        <w:rPr>
          <w:rStyle w:val="mord"/>
        </w:rPr>
        <w:t>0.22µm</w:t>
      </w:r>
      <w:r>
        <w:rPr>
          <w:rStyle w:val="mord"/>
          <w:rFonts w:hint="cs"/>
          <w:rtl/>
        </w:rPr>
        <w:t>)</w:t>
      </w:r>
      <w:r>
        <w:t xml:space="preserve"> </w:t>
      </w:r>
      <w:r>
        <w:br/>
      </w:r>
      <w:r>
        <w:rPr>
          <w:rtl/>
        </w:rPr>
        <w:t>این انتخاب ابعاد سه هدف را برآورده می‌کند</w:t>
      </w:r>
      <w:r>
        <w:t>:</w:t>
      </w:r>
    </w:p>
    <w:p w14:paraId="1B89399C" w14:textId="77777777">
      <w:r>
        <w:rPr>
          <w:rStyle w:val="Strong"/>
          <w:b w:val="0"/>
          <w:bCs w:val="0"/>
          <w:rtl/>
        </w:rPr>
        <w:t>برابری مقاومت بالا/پایین</w:t>
      </w:r>
      <w:r>
        <w:rPr>
          <w:rtl/>
        </w:rPr>
        <w:t xml:space="preserve"> در هر گیت برای حفظ تعادل زمانی</w:t>
      </w:r>
      <w:r>
        <w:t>.</w:t>
      </w:r>
    </w:p>
    <w:p w14:paraId="7A73E564" w14:textId="09FF191B">
      <w:r>
        <w:rPr>
          <w:rStyle w:val="Strong"/>
          <w:b w:val="0"/>
          <w:bCs w:val="0"/>
          <w:rtl/>
        </w:rPr>
        <w:t>تقویت جریان مسیرهای بحرانی</w:t>
      </w:r>
      <w:r>
        <w:rPr>
          <w:rtl/>
        </w:rPr>
        <w:t xml:space="preserve"> </w:t>
      </w:r>
      <w:r>
        <w:rPr>
          <w:rFonts w:hint="cs"/>
          <w:rtl/>
        </w:rPr>
        <w:t>(</w:t>
      </w:r>
      <w:r>
        <w:rPr>
          <w:rtl/>
        </w:rPr>
        <w:t>گیت‌های بزرگ‌تر مثل</w:t>
      </w:r>
      <w:r>
        <w:t xml:space="preserve"> NOR </w:t>
      </w:r>
      <w:r>
        <w:rPr>
          <w:rtl/>
        </w:rPr>
        <w:t>و</w:t>
      </w:r>
      <w:r>
        <w:t xml:space="preserve"> INV </w:t>
      </w:r>
      <w:r>
        <w:rPr>
          <w:rtl/>
        </w:rPr>
        <w:t>پایانی</w:t>
      </w:r>
      <w:r>
        <w:rPr>
          <w:rFonts w:hint="cs"/>
          <w:rtl/>
        </w:rPr>
        <w:t>)</w:t>
      </w:r>
      <w:r>
        <w:t>.</w:t>
      </w:r>
    </w:p>
    <w:p w14:paraId="4B3437B8" w14:textId="73CF311D">
      <w:r>
        <w:rPr>
          <w:rStyle w:val="Strong"/>
          <w:b w:val="0"/>
          <w:bCs w:val="0"/>
          <w:rtl/>
        </w:rPr>
        <w:t>جلوگیری از افزایش غیرضروری مساحت</w:t>
      </w:r>
      <w:r>
        <w:rPr>
          <w:rtl/>
        </w:rPr>
        <w:t xml:space="preserve"> با کوچک نگه داشتن گیت‌های غیر</w:t>
      </w:r>
      <w:r>
        <w:rPr>
          <w:rtl/>
        </w:rPr>
        <w:softHyphen/>
        <w:t>بحرانی</w:t>
      </w:r>
      <w:r>
        <w:t xml:space="preserve"> </w:t>
      </w:r>
      <w:r>
        <w:rPr>
          <w:rFonts w:hint="cs"/>
          <w:rtl/>
        </w:rPr>
        <w:t>(</w:t>
      </w:r>
      <w:r>
        <w:rPr>
          <w:rtl/>
        </w:rPr>
        <w:t>مثل</w:t>
      </w:r>
      <w:r>
        <w:t xml:space="preserve"> XOR </w:t>
      </w:r>
      <w:r>
        <w:rPr>
          <w:rtl/>
        </w:rPr>
        <w:t>با</w:t>
      </w:r>
      <w:r>
        <w:t xml:space="preserve"> </w:t>
      </w:r>
      <w:r>
        <w:rPr>
          <w:cs/>
        </w:rPr>
        <w:t>‎</w:t>
      </w:r>
      <w:r>
        <w:t>size = 10</w:t>
      </w:r>
      <w:r>
        <w:rPr>
          <w:rFonts w:hint="cs"/>
          <w:rtl/>
        </w:rPr>
        <w:t>)</w:t>
      </w:r>
      <w:r>
        <w:t xml:space="preserve">. </w:t>
      </w:r>
    </w:p>
    <w:p w14:paraId="37A3604F" w14:textId="6E9C2DE7">
      <w:pPr>
        <w:rPr>
          <w:rtl/>
        </w:rPr>
      </w:pPr>
    </w:p>
    <w:p w14:paraId="18B4C01C" w14:textId="77777777">
      <w:r>
        <w:rPr>
          <w:rtl/>
        </w:rPr>
        <w:t>تحریک مسیر بحرانی و اندازه‌گیری تأخیر انتشار</w:t>
      </w:r>
    </w:p>
    <w:p w14:paraId="693AACFD" w14:textId="6D59E2FA">
      <w:r>
        <w:rPr>
          <w:rtl/>
        </w:rPr>
        <w:t xml:space="preserve">مطابق صورت سؤال، هدف این است که مسیر بحرانی مدار ترکیبی طراحی‌شده را تحریک کنیم تا بتوانیم بیشترین </w:t>
      </w:r>
      <w:r>
        <w:rPr>
          <w:rStyle w:val="Strong"/>
          <w:rtl/>
        </w:rPr>
        <w:t>تأخیر انتشار</w:t>
      </w:r>
      <w:r>
        <w:rPr>
          <w:rStyle w:val="Strong"/>
        </w:rPr>
        <w:t xml:space="preserve"> </w:t>
      </w:r>
      <w:r>
        <w:rPr>
          <w:rtl/>
        </w:rPr>
        <w:t>را به دست آوریم. برای این کار لازم است ترکیب ورودی‌هایی انتخاب شود که بیشترین زمان لازم برای تغییر مقدار خروجی را ایجاد کند</w:t>
      </w:r>
      <w:r>
        <w:t>.</w:t>
      </w:r>
    </w:p>
    <w:p w14:paraId="2E91C5D4" w14:textId="2BD81EF4">
      <w:pPr>
        <w:rPr>
          <w:rStyle w:val="katex-mathml"/>
          <w:rtl/>
        </w:rPr>
      </w:pPr>
      <w:r>
        <w:rPr>
          <w:rtl/>
        </w:rPr>
        <w:t>با تحلیل مسیرها و بررسی اندازه</w:t>
      </w:r>
      <w:r>
        <w:rPr>
          <w:rFonts w:ascii="Arial" w:hAnsi="Arial" w:cs="Arial" w:hint="cs"/>
          <w:rtl/>
        </w:rPr>
        <w:t>ی</w:t>
      </w:r>
      <w:r>
        <w:rPr>
          <w:rtl/>
        </w:rPr>
        <w:t xml:space="preserve"> </w:t>
      </w:r>
      <w:r>
        <w:rPr>
          <w:rFonts w:hint="cs"/>
          <w:rtl/>
        </w:rPr>
        <w:t>گیت‌ها،</w:t>
      </w:r>
      <w:r>
        <w:rPr>
          <w:rtl/>
        </w:rPr>
        <w:t xml:space="preserve"> </w:t>
      </w:r>
      <w:r>
        <w:rPr>
          <w:rFonts w:hint="cs"/>
          <w:rtl/>
        </w:rPr>
        <w:t>مش</w:t>
      </w:r>
      <w:r>
        <w:rPr>
          <w:rtl/>
        </w:rPr>
        <w:t>خص شد که مسیر زیر نسبت به سایر مسیرها دارای تعداد ترانزیستورها و تأخیر بیشتری است</w:t>
      </w:r>
      <w:r>
        <w:t>:</w:t>
      </w:r>
    </w:p>
    <w:p w14:paraId="4CFAB37F" w14:textId="6004F08F">
      <w:pPr>
        <w:jc w:val="center"/>
      </w:pPr>
      <w:r>
        <w:rPr>
          <w:rStyle w:val="mord"/>
        </w:rPr>
        <w:t>A</w:t>
      </w:r>
      <w:r>
        <w:rPr>
          <w:rStyle w:val="mrel"/>
        </w:rPr>
        <w:t>=</w:t>
      </w:r>
      <w:proofErr w:type="gramStart"/>
      <w:r>
        <w:rPr>
          <w:rStyle w:val="mord"/>
        </w:rPr>
        <w:t>0</w:t>
      </w:r>
      <w:r>
        <w:rPr>
          <w:rStyle w:val="mpunct"/>
        </w:rPr>
        <w:t>,</w:t>
      </w:r>
      <w:r>
        <w:rPr>
          <w:rStyle w:val="mord"/>
        </w:rPr>
        <w:t>B</w:t>
      </w:r>
      <w:proofErr w:type="gramEnd"/>
      <w:r>
        <w:rPr>
          <w:rStyle w:val="mrel"/>
        </w:rPr>
        <w:t>=</w:t>
      </w:r>
      <w:r>
        <w:rPr>
          <w:rStyle w:val="mord"/>
        </w:rPr>
        <w:t>1</w:t>
      </w:r>
      <w:r>
        <w:rPr>
          <w:rStyle w:val="mpunct"/>
        </w:rPr>
        <w:t>,</w:t>
      </w:r>
      <w:r>
        <w:rPr>
          <w:rStyle w:val="mord"/>
        </w:rPr>
        <w:t>C</w:t>
      </w:r>
      <w:r>
        <w:rPr>
          <w:rStyle w:val="mrel"/>
        </w:rPr>
        <w:t>=</w:t>
      </w:r>
      <w:r>
        <w:rPr>
          <w:rStyle w:val="mord"/>
        </w:rPr>
        <w:t>0</w:t>
      </w:r>
      <w:r>
        <w:rPr>
          <w:rStyle w:val="mpunct"/>
        </w:rPr>
        <w:t>,</w:t>
      </w:r>
      <w:r>
        <w:rPr>
          <w:rStyle w:val="mord"/>
        </w:rPr>
        <w:t>D</w:t>
      </w:r>
      <w:r>
        <w:rPr>
          <w:rStyle w:val="mrel"/>
        </w:rPr>
        <w:t>=</w:t>
      </w:r>
      <w:r>
        <w:rPr>
          <w:rStyle w:val="mord"/>
        </w:rPr>
        <w:t>1</w:t>
      </w:r>
    </w:p>
    <w:p w14:paraId="48C4DBB7" w14:textId="2DF0EAA8">
      <w:r>
        <w:rPr>
          <w:rtl/>
        </w:rPr>
        <w:t>در این وضعیت، خروجی گیت‌های میانی به شکلی تنظیم شده‌اند که گیت نهایی</w:t>
      </w:r>
      <w:r>
        <w:t xml:space="preserve"> NOR </w:t>
      </w:r>
      <w:r>
        <w:rPr>
          <w:rFonts w:hint="cs"/>
          <w:rtl/>
        </w:rPr>
        <w:t>(</w:t>
      </w:r>
      <w:r>
        <w:rPr>
          <w:rtl/>
        </w:rPr>
        <w:t>با</w:t>
      </w:r>
      <w:r>
        <w:t xml:space="preserve"> size = 30 </w:t>
      </w:r>
      <w:r>
        <w:rPr>
          <w:rtl/>
        </w:rPr>
        <w:t>و دو</w:t>
      </w:r>
      <w:r>
        <w:t xml:space="preserve"> PMOS </w:t>
      </w:r>
      <w:r>
        <w:rPr>
          <w:rtl/>
        </w:rPr>
        <w:t>سری</w:t>
      </w:r>
      <w:r>
        <w:rPr>
          <w:rFonts w:hint="cs"/>
          <w:rtl/>
        </w:rPr>
        <w:t>)</w:t>
      </w:r>
      <w:r>
        <w:t xml:space="preserve"> </w:t>
      </w:r>
      <w:r>
        <w:rPr>
          <w:rtl/>
        </w:rPr>
        <w:t>مجبور است بار 100</w:t>
      </w:r>
      <w:proofErr w:type="spellStart"/>
      <w:r>
        <w:t>fF</w:t>
      </w:r>
      <w:proofErr w:type="spellEnd"/>
      <w:r>
        <w:t xml:space="preserve"> </w:t>
      </w:r>
      <w:r>
        <w:rPr>
          <w:rtl/>
        </w:rPr>
        <w:t>را از طریق ترانزیستورهای</w:t>
      </w:r>
      <w:r>
        <w:t xml:space="preserve"> PMOS </w:t>
      </w:r>
      <w:r>
        <w:rPr>
          <w:rtl/>
        </w:rPr>
        <w:t>شارژ کند. این شارژ شدن به‌صورت صعودی</w:t>
      </w:r>
      <w:r>
        <w:t xml:space="preserve"> (Low to High) </w:t>
      </w:r>
      <w:r>
        <w:rPr>
          <w:rtl/>
        </w:rPr>
        <w:t>زمان بیشتری می‌برد؛ بنابراین این مسیر به‌عنوان مسیر بحرانی انتخاب شد</w:t>
      </w:r>
      <w:r>
        <w:t>.</w:t>
      </w:r>
    </w:p>
    <w:p w14:paraId="432DC762" w14:textId="0E670760">
      <w:pPr>
        <w:rPr>
          <w:rtl/>
        </w:rPr>
      </w:pPr>
      <w:r>
        <w:rPr>
          <w:rtl/>
        </w:rPr>
        <w:t>برای تحریک مدار جهت ثبت این تأخیر، ابتدا مقدار ورودی‌ها را در حالت پایدار</w:t>
      </w:r>
      <w:r>
        <w:t xml:space="preserve"> (A=1) </w:t>
      </w:r>
      <w:r>
        <w:rPr>
          <w:rtl/>
        </w:rPr>
        <w:t>قرار دادیم و سپس در لحظه‌ای خاص مقدار</w:t>
      </w:r>
      <w:r>
        <w:t xml:space="preserve"> A </w:t>
      </w:r>
      <w:r>
        <w:rPr>
          <w:rtl/>
        </w:rPr>
        <w:t>را از 1 به 0 تغییر دادیم تا</w:t>
      </w:r>
      <w:r>
        <w:rPr>
          <w:rtl/>
        </w:rPr>
        <w:t xml:space="preserve"> یک پالس پایین‌رونده</w:t>
      </w:r>
      <w:r>
        <w:t xml:space="preserve"> (falling edge) </w:t>
      </w:r>
      <w:r>
        <w:rPr>
          <w:rtl/>
        </w:rPr>
        <w:t>به مدار وارد شود. این پالس با دستور زیر در فایل</w:t>
      </w:r>
      <w:r>
        <w:t xml:space="preserve"> HSPICE </w:t>
      </w:r>
      <w:r>
        <w:rPr>
          <w:rtl/>
        </w:rPr>
        <w:t>تعریف شد</w:t>
      </w:r>
      <w:r>
        <w:t>:</w:t>
      </w:r>
    </w:p>
    <w:p w14:paraId="2192A746" w14:textId="465B180E">
      <w:pPr>
        <w:bidi w:val="0"/>
        <w:rPr>
          <w:sz w:val="20"/>
          <w:szCs w:val="20"/>
          <w:rtl/>
        </w:rPr>
      </w:pPr>
      <w:r>
        <w:rPr>
          <w:sz w:val="20"/>
          <w:szCs w:val="20"/>
        </w:rPr>
        <w:t xml:space="preserve">VA A GND </w:t>
      </w:r>
      <w:proofErr w:type="gramStart"/>
      <w:r>
        <w:rPr>
          <w:sz w:val="20"/>
          <w:szCs w:val="20"/>
        </w:rPr>
        <w:t>PULSE(</w:t>
      </w:r>
      <w:proofErr w:type="gramEnd"/>
      <w:r>
        <w:rPr>
          <w:sz w:val="20"/>
          <w:szCs w:val="20"/>
        </w:rPr>
        <w:t xml:space="preserve">1.8 0 0 10p </w:t>
      </w:r>
      <w:proofErr w:type="spellStart"/>
      <w:r>
        <w:rPr>
          <w:sz w:val="20"/>
          <w:szCs w:val="20"/>
        </w:rPr>
        <w:t>10p</w:t>
      </w:r>
      <w:proofErr w:type="spellEnd"/>
      <w:r>
        <w:rPr>
          <w:sz w:val="20"/>
          <w:szCs w:val="20"/>
        </w:rPr>
        <w:t xml:space="preserve"> 25n 50n)</w:t>
      </w:r>
    </w:p>
    <w:p w14:paraId="2FB6A72E" w14:textId="5D036CC5">
      <w:pPr>
        <w:rPr>
          <w:rtl/>
        </w:rPr>
      </w:pPr>
      <w:r>
        <w:rPr>
          <w:rtl/>
        </w:rPr>
        <w:t>با این تعریف، ولتاژ</w:t>
      </w:r>
      <w:r>
        <w:t xml:space="preserve"> A </w:t>
      </w:r>
      <w:r>
        <w:rPr>
          <w:rtl/>
        </w:rPr>
        <w:t>از مقدار 1.8</w:t>
      </w:r>
      <w:r>
        <w:t xml:space="preserve">V </w:t>
      </w:r>
      <w:r>
        <w:rPr>
          <w:rtl/>
        </w:rPr>
        <w:t>به صفر افت کرده و باعث تحریک مسیر بحرانی می‌شود. مقدار ورودی‌های دیگر نیز به صورت</w:t>
      </w:r>
      <w:r>
        <w:t xml:space="preserve"> DC </w:t>
      </w:r>
      <w:r>
        <w:rPr>
          <w:rtl/>
        </w:rPr>
        <w:t>ثابت باقی مانده‌اند</w:t>
      </w:r>
      <w:r>
        <w:t>:</w:t>
      </w:r>
    </w:p>
    <w:p w14:paraId="5823EE10" w14:textId="77777777">
      <w:pPr>
        <w:bidi w:val="0"/>
        <w:rPr>
          <w:sz w:val="20"/>
          <w:szCs w:val="20"/>
        </w:rPr>
      </w:pPr>
      <w:r>
        <w:rPr>
          <w:sz w:val="20"/>
          <w:szCs w:val="20"/>
        </w:rPr>
        <w:t>VB B GND DC 1.8</w:t>
      </w:r>
    </w:p>
    <w:p w14:paraId="7570CCE0" w14:textId="77777777">
      <w:pPr>
        <w:bidi w:val="0"/>
        <w:rPr>
          <w:sz w:val="20"/>
          <w:szCs w:val="20"/>
        </w:rPr>
      </w:pPr>
      <w:r>
        <w:rPr>
          <w:sz w:val="20"/>
          <w:szCs w:val="20"/>
        </w:rPr>
        <w:t>VC C GND DC 0</w:t>
      </w:r>
    </w:p>
    <w:p w14:paraId="6770A6CB" w14:textId="0370B141">
      <w:pPr>
        <w:bidi w:val="0"/>
        <w:rPr>
          <w:sz w:val="20"/>
          <w:szCs w:val="20"/>
          <w:rtl/>
        </w:rPr>
      </w:pPr>
      <w:r>
        <w:rPr>
          <w:sz w:val="20"/>
          <w:szCs w:val="20"/>
        </w:rPr>
        <w:t>VD D GND DC 1.8</w:t>
      </w:r>
    </w:p>
    <w:p w14:paraId="4D917E95" w14:textId="77777777">
      <w:r>
        <w:rPr>
          <w:rtl/>
        </w:rPr>
        <w:t xml:space="preserve">سپس با استفاده از دستور </w:t>
      </w:r>
      <w:r>
        <w:rPr>
          <w:rStyle w:val="HTMLCode"/>
          <w:rFonts w:eastAsiaTheme="minorHAnsi"/>
        </w:rPr>
        <w:t>.measure</w:t>
      </w:r>
      <w:r>
        <w:t xml:space="preserve"> </w:t>
      </w:r>
      <w:r>
        <w:rPr>
          <w:rtl/>
        </w:rPr>
        <w:t>تأخیر بالا و پایین‌رونده بین ورودی</w:t>
      </w:r>
      <w:r>
        <w:t xml:space="preserve"> A </w:t>
      </w:r>
      <w:r>
        <w:rPr>
          <w:rtl/>
        </w:rPr>
        <w:t>و خروجی نهایی</w:t>
      </w:r>
      <w:r>
        <w:t xml:space="preserve"> (FINAL_OUT) </w:t>
      </w:r>
      <w:r>
        <w:rPr>
          <w:rtl/>
        </w:rPr>
        <w:t>اندازه‌گیری شد. مقادیر به دست آمده از خروجی شبیه‌سازی در نرم‌افزار</w:t>
      </w:r>
      <w:r>
        <w:t xml:space="preserve"> </w:t>
      </w:r>
      <w:proofErr w:type="spellStart"/>
      <w:r>
        <w:t>CosmosScope</w:t>
      </w:r>
      <w:proofErr w:type="spellEnd"/>
      <w:r>
        <w:t xml:space="preserve"> </w:t>
      </w:r>
      <w:r>
        <w:rPr>
          <w:rtl/>
        </w:rPr>
        <w:t>به صورت زیر گزارش شده است</w:t>
      </w:r>
      <w:r>
        <w:t>:</w:t>
      </w:r>
    </w:p>
    <w:p w14:paraId="1B339408" w14:textId="77777777"/>
    <w:p w14:paraId="7899E73B" w14:textId="5C0B82AB">
      <w:pPr>
        <w:rPr>
          <w:rStyle w:val="mord"/>
        </w:rPr>
      </w:pPr>
      <w:proofErr w:type="spellStart"/>
      <w:r>
        <w:rPr>
          <w:rStyle w:val="mord"/>
        </w:rPr>
        <w:lastRenderedPageBreak/>
        <w:t>tpd_fall_a</w:t>
      </w:r>
      <w:proofErr w:type="spellEnd"/>
      <w:r>
        <w:rPr>
          <w:rStyle w:val="mrel"/>
        </w:rPr>
        <w:t>=</w:t>
      </w:r>
      <w:r>
        <w:rPr>
          <w:rStyle w:val="mord"/>
        </w:rPr>
        <w:t>322.03ps</w:t>
      </w:r>
      <w:r>
        <w:rPr>
          <w:rStyle w:val="mpunct"/>
          <w:rFonts w:hint="cs"/>
          <w:rtl/>
        </w:rPr>
        <w:t xml:space="preserve"> </w:t>
      </w:r>
      <w:r>
        <w:rPr>
          <w:rStyle w:val="mpunct"/>
        </w:rPr>
        <w:tab/>
      </w:r>
      <w:r>
        <w:rPr>
          <w:rStyle w:val="mpunct"/>
        </w:rPr>
        <w:tab/>
        <w:t>,</w:t>
      </w:r>
      <w:r>
        <w:rPr>
          <w:rStyle w:val="mpunct"/>
          <w:rtl/>
        </w:rPr>
        <w:tab/>
      </w:r>
      <w:r>
        <w:rPr>
          <w:rStyle w:val="mpunct"/>
          <w:rFonts w:hint="cs"/>
          <w:rtl/>
        </w:rPr>
        <w:t xml:space="preserve"> </w:t>
      </w:r>
      <w:proofErr w:type="spellStart"/>
      <w:r>
        <w:rPr>
          <w:rStyle w:val="mord"/>
        </w:rPr>
        <w:t>tpd_rise_a</w:t>
      </w:r>
      <w:proofErr w:type="spellEnd"/>
      <w:r>
        <w:rPr>
          <w:rStyle w:val="mrel"/>
        </w:rPr>
        <w:t>=</w:t>
      </w:r>
      <w:r>
        <w:rPr>
          <w:rStyle w:val="mord"/>
        </w:rPr>
        <w:t>258.15ps</w:t>
      </w:r>
    </w:p>
    <w:p w14:paraId="229629F2" w14:textId="77777777">
      <w:pPr>
        <w:pStyle w:val="NormalWeb"/>
        <w:bidi/>
      </w:pPr>
      <w:r>
        <w:rPr>
          <w:rtl/>
        </w:rPr>
        <w:t>نهایتاً با استفاده از رابطه‌ی میانگین زیر، تأخیر کلی انتشار مدار محاسبه شد</w:t>
      </w:r>
      <w:r>
        <w:t>:</w:t>
      </w:r>
    </w:p>
    <w:p w14:paraId="3013ACDE" w14:textId="77777777">
      <w:pPr>
        <w:rPr>
          <w:rFonts w:eastAsiaTheme="minorEastAsia"/>
        </w:rPr>
      </w:pPr>
      <m:oMathPara>
        <m:oMath>
          <m:sSub>
            <m:sSubPr>
              <m:ctrlPr>
                <w:rPr>
                  <w:rFonts w:ascii="Cambria Math" w:hAnsi="Cambria Math" w:cs="Vazirmatn"/>
                  <w:i/>
                  <w:color w:val="000000" w:themeColor="text1"/>
                </w:rPr>
              </m:ctrlPr>
            </m:sSubPr>
            <m:e>
              <m:r>
                <w:rPr>
                  <w:rFonts w:ascii="Cambria Math" w:hAnsi="Cambria Math"/>
                </w:rPr>
                <m:t>T</m:t>
              </m:r>
            </m:e>
            <m:sub>
              <m:r>
                <w:rPr>
                  <w:rFonts w:ascii="Cambria Math" w:hAnsi="Cambria Math"/>
                </w:rPr>
                <m:t>pd</m:t>
              </m:r>
            </m:sub>
          </m:sSub>
          <m:r>
            <w:rPr>
              <w:rFonts w:ascii="Cambria Math" w:hAnsi="Cambria Math"/>
            </w:rPr>
            <m:t>=</m:t>
          </m:r>
          <m:f>
            <m:fPr>
              <m:ctrlPr>
                <w:rPr>
                  <w:rFonts w:ascii="Cambria Math" w:hAnsi="Cambria Math" w:cs="Vazirmatn"/>
                  <w:i/>
                  <w:color w:val="000000" w:themeColor="text1"/>
                </w:rPr>
              </m:ctrlPr>
            </m:fPr>
            <m:num>
              <m:r>
                <w:rPr>
                  <w:rFonts w:ascii="Cambria Math" w:hAnsi="Cambria Math"/>
                </w:rPr>
                <m:t>TpLH+TpHL</m:t>
              </m:r>
            </m:num>
            <m:den>
              <m:r>
                <w:rPr>
                  <w:rFonts w:ascii="Cambria Math" w:hAnsi="Cambria Math"/>
                </w:rPr>
                <m:t>2</m:t>
              </m:r>
            </m:den>
          </m:f>
          <m:r>
            <w:rPr>
              <w:rFonts w:ascii="Cambria Math" w:hAnsi="Cambria Math"/>
            </w:rPr>
            <m:t>=</m:t>
          </m:r>
          <m:f>
            <m:fPr>
              <m:ctrlPr>
                <w:rPr>
                  <w:rFonts w:ascii="Cambria Math" w:hAnsi="Cambria Math" w:cs="Vazirmatn"/>
                  <w:i/>
                  <w:color w:val="000000" w:themeColor="text1"/>
                </w:rPr>
              </m:ctrlPr>
            </m:fPr>
            <m:num>
              <m:r>
                <w:rPr>
                  <w:rFonts w:ascii="Cambria Math" w:hAnsi="Cambria Math"/>
                </w:rPr>
                <m:t>322.027ps+258.15ps</m:t>
              </m:r>
            </m:num>
            <m:den>
              <m:r>
                <w:rPr>
                  <w:rFonts w:ascii="Cambria Math" w:hAnsi="Cambria Math"/>
                </w:rPr>
                <m:t>2</m:t>
              </m:r>
            </m:den>
          </m:f>
          <m:r>
            <w:rPr>
              <w:rFonts w:ascii="Cambria Math" w:hAnsi="Cambria Math"/>
            </w:rPr>
            <m:t>=290.0885ps</m:t>
          </m:r>
        </m:oMath>
      </m:oMathPara>
    </w:p>
    <w:p w14:paraId="40A0BC21" w14:textId="77777777">
      <w:pPr>
        <w:rPr>
          <w:rtl/>
        </w:rPr>
      </w:pPr>
    </w:p>
    <w:p w14:paraId="0E809098" w14:textId="77777777">
      <w:r>
        <w:rPr>
          <w:rtl/>
        </w:rPr>
        <w:t>این نتیجه تأیید می‌کند که مسیر انتخابی به‌درستی بدترین حالت را پوشش داده است. شکل موج خروجی نیز در نرم‌افزار</w:t>
      </w:r>
      <w:r>
        <w:t xml:space="preserve"> </w:t>
      </w:r>
      <w:proofErr w:type="spellStart"/>
      <w:r>
        <w:t>CosmosScope</w:t>
      </w:r>
      <w:proofErr w:type="spellEnd"/>
      <w:r>
        <w:t xml:space="preserve"> </w:t>
      </w:r>
      <w:r>
        <w:rPr>
          <w:rtl/>
        </w:rPr>
        <w:t>مشاهده شده و با انتظارات ما از مدار منطبق بوده است</w:t>
      </w:r>
      <w:r>
        <w:t>.</w:t>
      </w:r>
    </w:p>
    <w:p w14:paraId="13C1320E" w14:textId="5CA6882F">
      <w:pPr>
        <w:rPr>
          <w:color w:val="000000" w:themeColor="text1"/>
          <w:rtl/>
        </w:rPr>
      </w:pPr>
      <w:r>
        <w:rPr>
          <w:rFonts w:hint="cs"/>
          <w:color w:val="000000" w:themeColor="text1"/>
          <w:rtl/>
        </w:rPr>
        <w:t>شکل موج خروجی:</w:t>
      </w:r>
    </w:p>
    <w:p w14:paraId="7BC36C3B" w14:textId="45858CE1">
      <w:pPr>
        <w:rPr>
          <w:color w:val="000000" w:themeColor="text1"/>
          <w:rtl/>
        </w:rPr>
      </w:pPr>
      <w:r>
        <w:rPr>
          <w:color w:val="000000" w:themeColor="text1"/>
          <w:rtl/>
        </w:rPr>
        <w:drawing>
          <wp:inline distT="0" distB="0" distL="0" distR="0" wp14:anchorId="3697B1A8" wp14:editId="1D6EFA50">
            <wp:extent cx="5943600" cy="5324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324475"/>
                    </a:xfrm>
                    <a:prstGeom prst="rect">
                      <a:avLst/>
                    </a:prstGeom>
                  </pic:spPr>
                </pic:pic>
              </a:graphicData>
            </a:graphic>
          </wp:inline>
        </w:drawing>
      </w:r>
    </w:p>
    <w:p w14:paraId="6BB2A527" w14:textId="1A238C0B">
      <w:r>
        <w:rPr>
          <w:rtl/>
        </w:rPr>
        <w:lastRenderedPageBreak/>
        <w:t>در شکل موج حاصل از شبیه‌سازی</w:t>
      </w:r>
      <w:r>
        <w:rPr>
          <w:rFonts w:hint="cs"/>
          <w:rtl/>
        </w:rPr>
        <w:t xml:space="preserve"> </w:t>
      </w:r>
      <w:r>
        <w:rPr>
          <w:rtl/>
        </w:rPr>
        <w:t>نمایش داده‌شده در نرم‌افزا</w:t>
      </w:r>
      <w:r>
        <w:rPr>
          <w:rFonts w:hint="cs"/>
          <w:rtl/>
        </w:rPr>
        <w:t xml:space="preserve">ر </w:t>
      </w:r>
      <w:r>
        <w:rPr>
          <w:rtl/>
        </w:rPr>
        <w:t xml:space="preserve"> پنج سیگنال ورودی و یک سیگنال خروجی مدار قابل مشاهده هستند. سیگنال ورودی</w:t>
      </w:r>
      <w:r>
        <w:t xml:space="preserve"> A </w:t>
      </w:r>
      <w:r>
        <w:rPr>
          <w:rtl/>
        </w:rPr>
        <w:t>به‌صورت پالسی بین صفر و ۱.۸ ولت نوسان دارد و نقش تحریک‌کننده مسیر بحرانی را دارد. ورودی‌های</w:t>
      </w:r>
      <w:r>
        <w:t xml:space="preserve"> B</w:t>
      </w:r>
      <w:r>
        <w:rPr>
          <w:rtl/>
        </w:rPr>
        <w:t xml:space="preserve">، </w:t>
      </w:r>
      <w:r>
        <w:t xml:space="preserve">C </w:t>
      </w:r>
      <w:r>
        <w:rPr>
          <w:rtl/>
        </w:rPr>
        <w:t>و</w:t>
      </w:r>
      <w:r>
        <w:t xml:space="preserve"> D </w:t>
      </w:r>
      <w:r>
        <w:rPr>
          <w:rtl/>
        </w:rPr>
        <w:t xml:space="preserve">به‌ترتیب در ولتاژهای ثابت ۱.۸، ۰ و ۱.۸ ولت قرار دارند (مطابق شرایط بحرانی). در بالاترین نمودار، خروجی </w:t>
      </w:r>
      <w:r>
        <w:rPr>
          <w:rStyle w:val="HTMLCode"/>
          <w:rFonts w:eastAsiaTheme="minorHAnsi"/>
        </w:rPr>
        <w:t>FINAL_OUT</w:t>
      </w:r>
      <w:r>
        <w:t xml:space="preserve"> </w:t>
      </w:r>
      <w:r>
        <w:rPr>
          <w:rtl/>
        </w:rPr>
        <w:t>(نارنجی) با تأخیر مشخصی نسبت به تغییرات</w:t>
      </w:r>
      <w:r>
        <w:t xml:space="preserve"> A </w:t>
      </w:r>
      <w:r>
        <w:rPr>
          <w:rtl/>
        </w:rPr>
        <w:t>واکنش نشان می‌دهد؛ به‌طوری که با هر کاهش سطح</w:t>
      </w:r>
      <w:r>
        <w:t xml:space="preserve"> A </w:t>
      </w:r>
      <w:r>
        <w:rPr>
          <w:rtl/>
        </w:rPr>
        <w:t xml:space="preserve">از ۱.۸ به ۰ ولت، خروجی نیز اندکی پس از آن از ۰ به ۱.۸ ولت افزایش می‌یابد. این تأخیر مثبت، همان تأخیر انتشار بالا‌رونده است که در اندازه‌گیری‌ها برابر با حدود </w:t>
      </w:r>
      <w:r>
        <w:rPr>
          <w:rStyle w:val="Strong"/>
          <w:b w:val="0"/>
          <w:bCs w:val="0"/>
        </w:rPr>
        <w:t>322</w:t>
      </w:r>
      <w:r>
        <w:rPr>
          <w:rStyle w:val="Strong"/>
        </w:rPr>
        <w:t xml:space="preserve"> </w:t>
      </w:r>
      <w:proofErr w:type="spellStart"/>
      <w:r>
        <w:rPr>
          <w:rStyle w:val="Strong"/>
        </w:rPr>
        <w:t>ps</w:t>
      </w:r>
      <w:proofErr w:type="spellEnd"/>
      <w:r>
        <w:t xml:space="preserve"> </w:t>
      </w:r>
      <w:r>
        <w:rPr>
          <w:rtl/>
        </w:rPr>
        <w:t>به دست آمد. رفتار کلی مدار و شکل موج خروجی به‌خوبی با منطق طراحی شده سازگار است و صحت عملکرد مدار ترکیبی را تأیید می‌کند</w:t>
      </w:r>
      <w:r>
        <w:t>.</w:t>
      </w:r>
    </w:p>
    <w:p w14:paraId="2F7A67F6" w14:textId="1D92B069">
      <w:r>
        <w:rPr>
          <w:rtl/>
        </w:rPr>
        <w:t>ولتاژ ورودی</w:t>
      </w:r>
      <w:r>
        <w:t xml:space="preserve"> A </w:t>
      </w:r>
      <w:r>
        <w:rPr>
          <w:rtl/>
        </w:rPr>
        <w:t xml:space="preserve">به‌صورت پالس زمانی تعریف شده است تا امکان تحلیل دقیق تغییر آن از حالت صفر به یک فراهم شود. با انجام شبیه‌سازی گذرا، تأخیر انتشار مدار در پاسخ به این تغییر ورودی اندازه‌گیری شده و مقدار آن حدود </w:t>
      </w:r>
      <w:r>
        <w:rPr>
          <w:rStyle w:val="Strong"/>
          <w:b w:val="0"/>
          <w:bCs w:val="0"/>
        </w:rPr>
        <w:t>322ps</w:t>
      </w:r>
      <w:r>
        <w:t xml:space="preserve"> </w:t>
      </w:r>
      <w:r>
        <w:rPr>
          <w:rtl/>
        </w:rPr>
        <w:t>به‌دست آمده است</w:t>
      </w:r>
      <w:r>
        <w:t>.</w:t>
      </w:r>
    </w:p>
    <w:p w14:paraId="76025AB1" w14:textId="764185F3">
      <w:pPr>
        <w:rPr>
          <w:color w:val="000000" w:themeColor="text1"/>
        </w:rPr>
      </w:pPr>
      <w:r>
        <w:rPr>
          <w:color w:val="000000" w:themeColor="text1"/>
          <w:rtl/>
        </w:rPr>
        <w:drawing>
          <wp:inline distT="0" distB="0" distL="0" distR="0" wp14:anchorId="5C739E92" wp14:editId="5A9737B8">
            <wp:extent cx="5553850" cy="3067478"/>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53850" cy="3067478"/>
                    </a:xfrm>
                    <a:prstGeom prst="rect">
                      <a:avLst/>
                    </a:prstGeom>
                  </pic:spPr>
                </pic:pic>
              </a:graphicData>
            </a:graphic>
          </wp:inline>
        </w:drawing>
      </w:r>
    </w:p>
    <w:p w14:paraId="4ABCC200" w14:textId="1F867641">
      <w:pPr>
        <w:rPr>
          <w:color w:val="000000" w:themeColor="text1"/>
          <w:rtl/>
        </w:rPr>
      </w:pPr>
    </w:p>
    <w:p w14:paraId="04734CE2" w14:textId="0ED8CB37">
      <w:pPr>
        <w:rPr>
          <w:color w:val="000000" w:themeColor="text1"/>
          <w:rtl/>
        </w:rPr>
      </w:pPr>
      <w:r>
        <w:rPr>
          <w:rFonts w:hint="cs"/>
          <w:color w:val="000000" w:themeColor="text1"/>
          <w:rtl/>
        </w:rPr>
        <w:t>بخش دوم:</w:t>
      </w:r>
    </w:p>
    <w:p w14:paraId="2836132C" w14:textId="77777777">
      <w:pPr>
        <w:bidi w:val="0"/>
      </w:pPr>
      <w:r>
        <w:rPr>
          <w:rtl/>
        </w:rPr>
        <w:t>.</w:t>
      </w:r>
      <w:r>
        <w:t>OPTIONS POST=2 PROBE</w:t>
      </w:r>
    </w:p>
    <w:p w14:paraId="3D8A3F33" w14:textId="77777777">
      <w:pPr>
        <w:bidi w:val="0"/>
      </w:pPr>
      <w:r>
        <w:rPr>
          <w:rtl/>
        </w:rPr>
        <w:t>.</w:t>
      </w:r>
      <w:r>
        <w:t>GLOBAL VDD GND</w:t>
      </w:r>
    </w:p>
    <w:p w14:paraId="7BA7548D" w14:textId="77777777">
      <w:pPr>
        <w:bidi w:val="0"/>
      </w:pPr>
      <w:r>
        <w:rPr>
          <w:rtl/>
        </w:rPr>
        <w:t>.</w:t>
      </w:r>
      <w:r>
        <w:t>PARAM VDD=1.8</w:t>
      </w:r>
    </w:p>
    <w:p w14:paraId="5D639AEF" w14:textId="2AC15FEF">
      <w:pPr>
        <w:rPr>
          <w:rtl/>
        </w:rPr>
      </w:pPr>
      <w:r>
        <w:rPr>
          <w:rtl/>
        </w:rPr>
        <w:t xml:space="preserve">در ابتدای فایل، تنظیمات پایه برای شبیه‌سازی مشخص شده‌اند. دستور </w:t>
      </w:r>
      <w:r>
        <w:rPr>
          <w:rStyle w:val="HTMLCode"/>
          <w:rFonts w:eastAsiaTheme="minorHAnsi"/>
        </w:rPr>
        <w:t>.OPTIONS POST=2 PROBE</w:t>
      </w:r>
      <w:r>
        <w:t xml:space="preserve"> </w:t>
      </w:r>
      <w:r>
        <w:rPr>
          <w:rtl/>
        </w:rPr>
        <w:t>فعال‌سازی ذخیره‌سازی اطلاعات ولتاژ و جریان برای مشاهده در ابزارهایی مانند</w:t>
      </w:r>
      <w:r>
        <w:t xml:space="preserve"> </w:t>
      </w:r>
      <w:proofErr w:type="spellStart"/>
      <w:r>
        <w:t>CosmosScope</w:t>
      </w:r>
      <w:proofErr w:type="spellEnd"/>
      <w:r>
        <w:t xml:space="preserve"> </w:t>
      </w:r>
      <w:r>
        <w:rPr>
          <w:rtl/>
        </w:rPr>
        <w:t xml:space="preserve">را مشخص می‌کند. سپس گره‌های </w:t>
      </w:r>
      <w:r>
        <w:rPr>
          <w:rStyle w:val="HTMLCode"/>
          <w:rFonts w:eastAsiaTheme="minorHAnsi"/>
        </w:rPr>
        <w:t>VDD</w:t>
      </w:r>
      <w:r>
        <w:t xml:space="preserve"> </w:t>
      </w:r>
      <w:r>
        <w:rPr>
          <w:rtl/>
        </w:rPr>
        <w:t xml:space="preserve">و </w:t>
      </w:r>
      <w:r>
        <w:rPr>
          <w:rStyle w:val="HTMLCode"/>
          <w:rFonts w:eastAsiaTheme="minorHAnsi"/>
        </w:rPr>
        <w:lastRenderedPageBreak/>
        <w:t>GND</w:t>
      </w:r>
      <w:r>
        <w:t xml:space="preserve"> </w:t>
      </w:r>
      <w:r>
        <w:rPr>
          <w:rtl/>
        </w:rPr>
        <w:t>به صورت عمومی تعریف می‌شوند و مقدار ولتاژ تغذیه برابر با 1.8</w:t>
      </w:r>
      <w:r>
        <w:t xml:space="preserve">V </w:t>
      </w:r>
      <w:r>
        <w:rPr>
          <w:rtl/>
        </w:rPr>
        <w:t>در نظر گرفته شده است. همچنین حداقل ابعاد ترانزیستورها</w:t>
      </w:r>
      <w:r>
        <w:t xml:space="preserve"> </w:t>
      </w:r>
      <w:r>
        <w:rPr>
          <w:rFonts w:hint="cs"/>
          <w:rtl/>
        </w:rPr>
        <w:t>(</w:t>
      </w:r>
      <w:proofErr w:type="spellStart"/>
      <w:r>
        <w:t>Lmin</w:t>
      </w:r>
      <w:proofErr w:type="spellEnd"/>
      <w:r>
        <w:t xml:space="preserve"> </w:t>
      </w:r>
      <w:r>
        <w:rPr>
          <w:rtl/>
        </w:rPr>
        <w:t>و</w:t>
      </w:r>
      <w:r>
        <w:t xml:space="preserve"> </w:t>
      </w:r>
      <w:proofErr w:type="spellStart"/>
      <w:r>
        <w:t>Wmin</w:t>
      </w:r>
      <w:proofErr w:type="spellEnd"/>
      <w:r>
        <w:rPr>
          <w:rFonts w:hint="cs"/>
          <w:rtl/>
        </w:rPr>
        <w:t>)</w:t>
      </w:r>
      <w:r>
        <w:t xml:space="preserve"> </w:t>
      </w:r>
      <w:r>
        <w:rPr>
          <w:rtl/>
        </w:rPr>
        <w:t>که در تکنولوژی 180 نانومتر استفاده می‌شوند نیز تعیین شده‌اند</w:t>
      </w:r>
      <w:r>
        <w:t>.</w:t>
      </w:r>
    </w:p>
    <w:p w14:paraId="513BAA73" w14:textId="77777777">
      <w:pPr>
        <w:bidi w:val="0"/>
      </w:pPr>
      <w:r>
        <w:rPr>
          <w:rtl/>
        </w:rPr>
        <w:t xml:space="preserve">* </w:t>
      </w:r>
      <w:r>
        <w:t>Minimum transistor dimensions</w:t>
      </w:r>
    </w:p>
    <w:p w14:paraId="7906DFA1" w14:textId="77777777">
      <w:pPr>
        <w:bidi w:val="0"/>
      </w:pPr>
      <w:r>
        <w:rPr>
          <w:rtl/>
        </w:rPr>
        <w:t>.</w:t>
      </w:r>
      <w:r>
        <w:t xml:space="preserve">param </w:t>
      </w:r>
      <w:proofErr w:type="spellStart"/>
      <w:r>
        <w:t>Lmin</w:t>
      </w:r>
      <w:proofErr w:type="spellEnd"/>
      <w:r>
        <w:t>=180n</w:t>
      </w:r>
    </w:p>
    <w:p w14:paraId="75B3C04D" w14:textId="43BF228A">
      <w:pPr>
        <w:bidi w:val="0"/>
        <w:rPr>
          <w:rtl/>
        </w:rPr>
      </w:pPr>
      <w:r>
        <w:rPr>
          <w:rtl/>
        </w:rPr>
        <w:t>.</w:t>
      </w:r>
      <w:r>
        <w:t xml:space="preserve">param </w:t>
      </w:r>
      <w:proofErr w:type="spellStart"/>
      <w:r>
        <w:t>Wmin</w:t>
      </w:r>
      <w:proofErr w:type="spellEnd"/>
      <w:r>
        <w:t>=220n</w:t>
      </w:r>
    </w:p>
    <w:p w14:paraId="169CE8DE" w14:textId="530DD1DB">
      <w:pPr>
        <w:rPr>
          <w:rtl/>
        </w:rPr>
      </w:pPr>
      <w:r>
        <w:rPr>
          <w:rtl/>
        </w:rPr>
        <w:t xml:space="preserve">با استفاده از دستور </w:t>
      </w:r>
      <w:r>
        <w:rPr>
          <w:rStyle w:val="HTMLCode"/>
          <w:rFonts w:eastAsiaTheme="minorHAnsi"/>
        </w:rPr>
        <w:t>.LIB 'mm018.l' TT</w:t>
      </w:r>
      <w:r>
        <w:t xml:space="preserve"> </w:t>
      </w:r>
      <w:r>
        <w:rPr>
          <w:rtl/>
        </w:rPr>
        <w:t>مدل ترانزیستورهای فناوری 180 نانومتر بارگذاری می‌شود. این کتابخانه شامل مدل‌های دقیق</w:t>
      </w:r>
      <w:r>
        <w:t xml:space="preserve"> NMOS </w:t>
      </w:r>
      <w:r>
        <w:rPr>
          <w:rtl/>
        </w:rPr>
        <w:t>و</w:t>
      </w:r>
      <w:r>
        <w:t xml:space="preserve"> PMOS </w:t>
      </w:r>
      <w:r>
        <w:rPr>
          <w:rtl/>
        </w:rPr>
        <w:t>برای</w:t>
      </w:r>
      <w:r>
        <w:t xml:space="preserve"> Corner </w:t>
      </w:r>
      <w:r>
        <w:t>TT</w:t>
      </w:r>
      <w:r>
        <w:t xml:space="preserve"> </w:t>
      </w:r>
      <w:r>
        <w:rPr>
          <w:rtl/>
        </w:rPr>
        <w:t xml:space="preserve">است. خط </w:t>
      </w:r>
      <w:r>
        <w:rPr>
          <w:rStyle w:val="HTMLCode"/>
          <w:rFonts w:eastAsiaTheme="minorHAnsi"/>
        </w:rPr>
        <w:t>.include</w:t>
      </w:r>
      <w:r>
        <w:t xml:space="preserve"> </w:t>
      </w:r>
      <w:r>
        <w:rPr>
          <w:rtl/>
        </w:rPr>
        <w:t>نیز در صورت نیاز به بارگذاری مستقیم فایل استفاده می‌شود، اما در اینجا کامنت شده است</w:t>
      </w:r>
      <w:r>
        <w:t>.</w:t>
      </w:r>
    </w:p>
    <w:p w14:paraId="0BE54742" w14:textId="77777777">
      <w:pPr>
        <w:bidi w:val="0"/>
      </w:pPr>
      <w:r>
        <w:rPr>
          <w:rtl/>
        </w:rPr>
        <w:t xml:space="preserve">* </w:t>
      </w:r>
      <w:r>
        <w:t>getting transistor model from library "mm0181</w:t>
      </w:r>
      <w:r>
        <w:rPr>
          <w:rtl/>
        </w:rPr>
        <w:t>"</w:t>
      </w:r>
    </w:p>
    <w:p w14:paraId="75EB570F" w14:textId="77777777">
      <w:pPr>
        <w:bidi w:val="0"/>
      </w:pPr>
      <w:r>
        <w:rPr>
          <w:rtl/>
        </w:rPr>
        <w:t>.</w:t>
      </w:r>
      <w:r>
        <w:t>LIB 'mm018.l' TT</w:t>
      </w:r>
    </w:p>
    <w:p w14:paraId="6077E178" w14:textId="77777777">
      <w:pPr>
        <w:bidi w:val="0"/>
      </w:pPr>
      <w:r>
        <w:rPr>
          <w:rtl/>
        </w:rPr>
        <w:t>*.</w:t>
      </w:r>
      <w:r>
        <w:t>include 'mm018.l</w:t>
      </w:r>
      <w:r>
        <w:rPr>
          <w:rtl/>
        </w:rPr>
        <w:t>'</w:t>
      </w:r>
    </w:p>
    <w:p w14:paraId="72119EB8" w14:textId="3C66B8B7">
      <w:pPr>
        <w:rPr>
          <w:rtl/>
        </w:rPr>
      </w:pPr>
      <w:r>
        <w:rPr>
          <w:rtl/>
        </w:rPr>
        <w:t>زیرمدار</w:t>
      </w:r>
      <w:r>
        <w:t xml:space="preserve"> INV </w:t>
      </w:r>
      <w:r>
        <w:rPr>
          <w:rtl/>
        </w:rPr>
        <w:t>یک اینورتر</w:t>
      </w:r>
      <w:r>
        <w:t xml:space="preserve"> CMOS </w:t>
      </w:r>
      <w:r>
        <w:rPr>
          <w:rtl/>
        </w:rPr>
        <w:t>ساده است که شامل یک ترانزیستور</w:t>
      </w:r>
      <w:r>
        <w:t xml:space="preserve"> PMOS </w:t>
      </w:r>
      <w:r>
        <w:rPr>
          <w:rtl/>
        </w:rPr>
        <w:t>و یک</w:t>
      </w:r>
      <w:r>
        <w:t xml:space="preserve"> NMOS </w:t>
      </w:r>
      <w:r>
        <w:rPr>
          <w:rtl/>
        </w:rPr>
        <w:t xml:space="preserve">است. پارامتر </w:t>
      </w:r>
      <w:r>
        <w:rPr>
          <w:rStyle w:val="HTMLCode"/>
          <w:rFonts w:eastAsiaTheme="minorHAnsi"/>
        </w:rPr>
        <w:t>size</w:t>
      </w:r>
      <w:r>
        <w:t xml:space="preserve"> </w:t>
      </w:r>
      <w:r>
        <w:rPr>
          <w:rtl/>
        </w:rPr>
        <w:t>برای تغییر مقیاس پهنای ترانزیستورها استفاده می‌شود</w:t>
      </w:r>
      <w:r>
        <w:t xml:space="preserve">. PMOS </w:t>
      </w:r>
      <w:r>
        <w:rPr>
          <w:rtl/>
        </w:rPr>
        <w:t>با دو برابر اندازه</w:t>
      </w:r>
      <w:r>
        <w:t xml:space="preserve"> NMOS </w:t>
      </w:r>
      <w:r>
        <w:rPr>
          <w:rtl/>
        </w:rPr>
        <w:t>تعریف شده تا تعادل مقاومت در مسیر</w:t>
      </w:r>
      <w:r>
        <w:t xml:space="preserve"> Pull-up </w:t>
      </w:r>
      <w:r>
        <w:rPr>
          <w:rtl/>
        </w:rPr>
        <w:t>و</w:t>
      </w:r>
      <w:r>
        <w:t xml:space="preserve"> Pull-down </w:t>
      </w:r>
      <w:r>
        <w:rPr>
          <w:rtl/>
        </w:rPr>
        <w:t>حفظ شود</w:t>
      </w:r>
      <w:r>
        <w:t>.</w:t>
      </w:r>
    </w:p>
    <w:p w14:paraId="2902E8CA" w14:textId="77777777">
      <w:pPr>
        <w:bidi w:val="0"/>
      </w:pPr>
      <w:r>
        <w:rPr>
          <w:rtl/>
        </w:rPr>
        <w:t xml:space="preserve">* </w:t>
      </w:r>
      <w:r>
        <w:t>Inverter subcircuit</w:t>
      </w:r>
    </w:p>
    <w:p w14:paraId="6FA94F3E" w14:textId="77777777">
      <w:pPr>
        <w:bidi w:val="0"/>
      </w:pPr>
      <w:r>
        <w:rPr>
          <w:rtl/>
        </w:rPr>
        <w:t>.</w:t>
      </w:r>
      <w:r>
        <w:t>SUBCKT INV IN OUT VDD GND size=1</w:t>
      </w:r>
    </w:p>
    <w:p w14:paraId="4D51F0C3" w14:textId="77777777">
      <w:pPr>
        <w:bidi w:val="0"/>
      </w:pPr>
      <w:r>
        <w:t xml:space="preserve">MP1 OUT IN VDD </w:t>
      </w:r>
      <w:proofErr w:type="spellStart"/>
      <w:r>
        <w:t>VDD</w:t>
      </w:r>
      <w:proofErr w:type="spellEnd"/>
      <w:r>
        <w:t xml:space="preserve"> PMOS W='</w:t>
      </w:r>
      <w:proofErr w:type="spellStart"/>
      <w:r>
        <w:t>Wmin</w:t>
      </w:r>
      <w:proofErr w:type="spellEnd"/>
      <w:r>
        <w:t>*size*2' L='</w:t>
      </w:r>
      <w:proofErr w:type="spellStart"/>
      <w:r>
        <w:t>Lmin</w:t>
      </w:r>
      <w:proofErr w:type="spellEnd"/>
      <w:r>
        <w:rPr>
          <w:rtl/>
        </w:rPr>
        <w:t>'</w:t>
      </w:r>
    </w:p>
    <w:p w14:paraId="5B8E50C4" w14:textId="77777777">
      <w:pPr>
        <w:bidi w:val="0"/>
      </w:pPr>
      <w:r>
        <w:t xml:space="preserve">MN1 OUT IN GND </w:t>
      </w:r>
      <w:proofErr w:type="spellStart"/>
      <w:r>
        <w:t>GND</w:t>
      </w:r>
      <w:proofErr w:type="spellEnd"/>
      <w:r>
        <w:t xml:space="preserve"> NMOS W='</w:t>
      </w:r>
      <w:proofErr w:type="spellStart"/>
      <w:r>
        <w:t>Wmin</w:t>
      </w:r>
      <w:proofErr w:type="spellEnd"/>
      <w:r>
        <w:t>*size' L= '</w:t>
      </w:r>
      <w:proofErr w:type="spellStart"/>
      <w:r>
        <w:t>Lmin</w:t>
      </w:r>
      <w:proofErr w:type="spellEnd"/>
      <w:r>
        <w:rPr>
          <w:rtl/>
        </w:rPr>
        <w:t>'</w:t>
      </w:r>
    </w:p>
    <w:p w14:paraId="7DBD4691" w14:textId="77777777">
      <w:pPr>
        <w:bidi w:val="0"/>
      </w:pPr>
      <w:r>
        <w:rPr>
          <w:rtl/>
        </w:rPr>
        <w:t>.</w:t>
      </w:r>
      <w:r>
        <w:t>ENDS INV</w:t>
      </w:r>
    </w:p>
    <w:p w14:paraId="614920EF" w14:textId="783EDD4E">
      <w:pPr>
        <w:rPr>
          <w:rtl/>
        </w:rPr>
      </w:pPr>
      <w:r>
        <w:rPr>
          <w:rtl/>
        </w:rPr>
        <w:t>مدار</w:t>
      </w:r>
      <w:r>
        <w:t xml:space="preserve"> NAND </w:t>
      </w:r>
      <w:r>
        <w:rPr>
          <w:rtl/>
        </w:rPr>
        <w:t>از دو</w:t>
      </w:r>
      <w:r>
        <w:t xml:space="preserve"> PMOS </w:t>
      </w:r>
      <w:r>
        <w:rPr>
          <w:rtl/>
        </w:rPr>
        <w:t>به صورت موازی و دو</w:t>
      </w:r>
      <w:r>
        <w:t xml:space="preserve"> NMOS </w:t>
      </w:r>
      <w:r>
        <w:rPr>
          <w:rtl/>
        </w:rPr>
        <w:t xml:space="preserve">به صورت سری تشکیل شده است. تمامی ترانزیستورها بسته به پارامتر </w:t>
      </w:r>
      <w:r>
        <w:rPr>
          <w:rStyle w:val="HTMLCode"/>
          <w:rFonts w:eastAsiaTheme="minorHAnsi"/>
        </w:rPr>
        <w:t>size</w:t>
      </w:r>
      <w:r>
        <w:t xml:space="preserve"> </w:t>
      </w:r>
      <w:r>
        <w:rPr>
          <w:rtl/>
        </w:rPr>
        <w:t>مقیاس‌پذیر هستند. این گیت یکی از اصلی‌ترین اجزای مدار منطقی است و در پیاده‌سازی</w:t>
      </w:r>
      <w:r>
        <w:t xml:space="preserve"> D Latch </w:t>
      </w:r>
      <w:r>
        <w:rPr>
          <w:rtl/>
        </w:rPr>
        <w:t>و</w:t>
      </w:r>
      <w:r>
        <w:t xml:space="preserve"> D Flip-Flop </w:t>
      </w:r>
      <w:r>
        <w:rPr>
          <w:rtl/>
        </w:rPr>
        <w:t>نیز استفاده شده است</w:t>
      </w:r>
      <w:r>
        <w:t>.</w:t>
      </w:r>
    </w:p>
    <w:p w14:paraId="4D815F31" w14:textId="77777777">
      <w:pPr>
        <w:bidi w:val="0"/>
      </w:pPr>
      <w:r>
        <w:rPr>
          <w:rtl/>
        </w:rPr>
        <w:t xml:space="preserve">* </w:t>
      </w:r>
      <w:r>
        <w:t>NAND2 subcircuit</w:t>
      </w:r>
    </w:p>
    <w:p w14:paraId="772DC9FE" w14:textId="77777777">
      <w:pPr>
        <w:bidi w:val="0"/>
      </w:pPr>
      <w:r>
        <w:rPr>
          <w:rtl/>
        </w:rPr>
        <w:t>.</w:t>
      </w:r>
      <w:r>
        <w:t>SUBCKT NAND A B OUT VDD GND size=1</w:t>
      </w:r>
    </w:p>
    <w:p w14:paraId="32AB0465" w14:textId="77777777">
      <w:pPr>
        <w:bidi w:val="0"/>
      </w:pPr>
      <w:r>
        <w:t xml:space="preserve">MP1 OUT A VDD </w:t>
      </w:r>
      <w:proofErr w:type="spellStart"/>
      <w:r>
        <w:t>VDD</w:t>
      </w:r>
      <w:proofErr w:type="spellEnd"/>
      <w:r>
        <w:t xml:space="preserve"> PMOS W='</w:t>
      </w:r>
      <w:proofErr w:type="spellStart"/>
      <w:r>
        <w:t>Wmin</w:t>
      </w:r>
      <w:proofErr w:type="spellEnd"/>
      <w:r>
        <w:t>*size*2' L='</w:t>
      </w:r>
      <w:proofErr w:type="spellStart"/>
      <w:r>
        <w:t>Lmin</w:t>
      </w:r>
      <w:proofErr w:type="spellEnd"/>
      <w:r>
        <w:rPr>
          <w:rtl/>
        </w:rPr>
        <w:t>'</w:t>
      </w:r>
    </w:p>
    <w:p w14:paraId="65D4588D" w14:textId="77777777">
      <w:pPr>
        <w:bidi w:val="0"/>
      </w:pPr>
      <w:r>
        <w:t xml:space="preserve">MP2 OUT B VDD </w:t>
      </w:r>
      <w:proofErr w:type="spellStart"/>
      <w:r>
        <w:t>VDD</w:t>
      </w:r>
      <w:proofErr w:type="spellEnd"/>
      <w:r>
        <w:t xml:space="preserve"> PMOS W='</w:t>
      </w:r>
      <w:proofErr w:type="spellStart"/>
      <w:r>
        <w:t>Wmin</w:t>
      </w:r>
      <w:proofErr w:type="spellEnd"/>
      <w:r>
        <w:t>*size*2' L='</w:t>
      </w:r>
      <w:proofErr w:type="spellStart"/>
      <w:r>
        <w:t>Lmin</w:t>
      </w:r>
      <w:proofErr w:type="spellEnd"/>
      <w:r>
        <w:rPr>
          <w:rtl/>
        </w:rPr>
        <w:t>'</w:t>
      </w:r>
    </w:p>
    <w:p w14:paraId="1E560C77" w14:textId="77777777">
      <w:pPr>
        <w:bidi w:val="0"/>
      </w:pPr>
      <w:r>
        <w:lastRenderedPageBreak/>
        <w:t>MN1 OUT A N1 GND NMOS W='</w:t>
      </w:r>
      <w:proofErr w:type="spellStart"/>
      <w:r>
        <w:t>Wmin</w:t>
      </w:r>
      <w:proofErr w:type="spellEnd"/>
      <w:r>
        <w:t>*size*2' L='</w:t>
      </w:r>
      <w:proofErr w:type="spellStart"/>
      <w:r>
        <w:t>Lmin</w:t>
      </w:r>
      <w:proofErr w:type="spellEnd"/>
      <w:r>
        <w:rPr>
          <w:rtl/>
        </w:rPr>
        <w:t>'</w:t>
      </w:r>
    </w:p>
    <w:p w14:paraId="6628F2A4" w14:textId="77777777">
      <w:pPr>
        <w:bidi w:val="0"/>
      </w:pPr>
      <w:r>
        <w:t xml:space="preserve">MN2 N1 B GND </w:t>
      </w:r>
      <w:proofErr w:type="spellStart"/>
      <w:r>
        <w:t>GND</w:t>
      </w:r>
      <w:proofErr w:type="spellEnd"/>
      <w:r>
        <w:t xml:space="preserve"> NMOS W='</w:t>
      </w:r>
      <w:proofErr w:type="spellStart"/>
      <w:r>
        <w:t>Wmin</w:t>
      </w:r>
      <w:proofErr w:type="spellEnd"/>
      <w:r>
        <w:t>*size*2' L='</w:t>
      </w:r>
      <w:proofErr w:type="spellStart"/>
      <w:r>
        <w:t>Lmin</w:t>
      </w:r>
      <w:proofErr w:type="spellEnd"/>
      <w:r>
        <w:rPr>
          <w:rtl/>
        </w:rPr>
        <w:t>'</w:t>
      </w:r>
    </w:p>
    <w:p w14:paraId="4BF16D5F" w14:textId="77777777">
      <w:pPr>
        <w:bidi w:val="0"/>
      </w:pPr>
      <w:r>
        <w:rPr>
          <w:rtl/>
        </w:rPr>
        <w:t>.</w:t>
      </w:r>
      <w:r>
        <w:t>ENDS NAND</w:t>
      </w:r>
    </w:p>
    <w:p w14:paraId="07FDAFA7" w14:textId="2A2D37FB">
      <w:pPr>
        <w:rPr>
          <w:rtl/>
        </w:rPr>
      </w:pPr>
      <w:r>
        <w:rPr>
          <w:rtl/>
        </w:rPr>
        <w:t>گیت</w:t>
      </w:r>
      <w:r>
        <w:t xml:space="preserve"> NOR </w:t>
      </w:r>
      <w:r>
        <w:rPr>
          <w:rtl/>
        </w:rPr>
        <w:t>شامل دو</w:t>
      </w:r>
      <w:r>
        <w:t xml:space="preserve"> PMOS </w:t>
      </w:r>
      <w:r>
        <w:rPr>
          <w:rtl/>
        </w:rPr>
        <w:t>سری و دو</w:t>
      </w:r>
      <w:r>
        <w:t xml:space="preserve"> NMOS </w:t>
      </w:r>
      <w:r>
        <w:rPr>
          <w:rtl/>
        </w:rPr>
        <w:t>موازی است. برای جبران مقاومت بالای</w:t>
      </w:r>
      <w:r>
        <w:t xml:space="preserve"> PMOS</w:t>
      </w:r>
      <w:r>
        <w:rPr>
          <w:rtl/>
        </w:rPr>
        <w:t>های سری، پهنای آن‌ها چهار برابر</w:t>
      </w:r>
      <w:r>
        <w:t xml:space="preserve"> </w:t>
      </w:r>
      <w:proofErr w:type="spellStart"/>
      <w:r>
        <w:t>Wmin</w:t>
      </w:r>
      <w:proofErr w:type="spellEnd"/>
      <w:r>
        <w:t xml:space="preserve"> </w:t>
      </w:r>
      <w:r>
        <w:rPr>
          <w:rtl/>
        </w:rPr>
        <w:t>ضربدر</w:t>
      </w:r>
      <w:r>
        <w:t xml:space="preserve"> size </w:t>
      </w:r>
      <w:r>
        <w:rPr>
          <w:rtl/>
        </w:rPr>
        <w:t>در نظر گرفته شده است. این طراحی کمک می‌کند تا تأخیر زیاد</w:t>
      </w:r>
      <w:r>
        <w:t xml:space="preserve"> PMOS</w:t>
      </w:r>
      <w:r>
        <w:rPr>
          <w:rtl/>
        </w:rPr>
        <w:t>ها در مسیر</w:t>
      </w:r>
      <w:r>
        <w:t xml:space="preserve"> Pull-up </w:t>
      </w:r>
      <w:r>
        <w:rPr>
          <w:rtl/>
        </w:rPr>
        <w:t>کاهش یابد</w:t>
      </w:r>
      <w:r>
        <w:t>.</w:t>
      </w:r>
    </w:p>
    <w:p w14:paraId="2A4860DA" w14:textId="77777777">
      <w:pPr>
        <w:bidi w:val="0"/>
      </w:pPr>
      <w:r>
        <w:rPr>
          <w:rtl/>
        </w:rPr>
        <w:t>*</w:t>
      </w:r>
      <w:r>
        <w:t>NOR2 subcircuit</w:t>
      </w:r>
    </w:p>
    <w:p w14:paraId="35B8541A" w14:textId="77777777">
      <w:pPr>
        <w:bidi w:val="0"/>
      </w:pPr>
      <w:r>
        <w:rPr>
          <w:rtl/>
        </w:rPr>
        <w:t>.</w:t>
      </w:r>
      <w:r>
        <w:t>SUBCKT NOR A B OUT VDD GND size=1</w:t>
      </w:r>
    </w:p>
    <w:p w14:paraId="7B7F392A" w14:textId="77777777">
      <w:pPr>
        <w:bidi w:val="0"/>
      </w:pPr>
      <w:r>
        <w:t xml:space="preserve">MP1 N1 A VDD </w:t>
      </w:r>
      <w:proofErr w:type="spellStart"/>
      <w:r>
        <w:t>VDD</w:t>
      </w:r>
      <w:proofErr w:type="spellEnd"/>
      <w:r>
        <w:t xml:space="preserve"> PMOS W='</w:t>
      </w:r>
      <w:proofErr w:type="spellStart"/>
      <w:r>
        <w:t>Wmin</w:t>
      </w:r>
      <w:proofErr w:type="spellEnd"/>
      <w:r>
        <w:t>*size*4' L='</w:t>
      </w:r>
      <w:proofErr w:type="spellStart"/>
      <w:r>
        <w:t>Lmin</w:t>
      </w:r>
      <w:proofErr w:type="spellEnd"/>
      <w:r>
        <w:rPr>
          <w:rtl/>
        </w:rPr>
        <w:t>'</w:t>
      </w:r>
    </w:p>
    <w:p w14:paraId="5AC10AA6" w14:textId="77777777">
      <w:pPr>
        <w:bidi w:val="0"/>
      </w:pPr>
      <w:r>
        <w:t>MP2 OUT B N1 VDD PMOS W='</w:t>
      </w:r>
      <w:proofErr w:type="spellStart"/>
      <w:r>
        <w:t>Wmin</w:t>
      </w:r>
      <w:proofErr w:type="spellEnd"/>
      <w:r>
        <w:t>*size*4' L='</w:t>
      </w:r>
      <w:proofErr w:type="spellStart"/>
      <w:r>
        <w:t>Lmin</w:t>
      </w:r>
      <w:proofErr w:type="spellEnd"/>
      <w:r>
        <w:rPr>
          <w:rtl/>
        </w:rPr>
        <w:t>'</w:t>
      </w:r>
    </w:p>
    <w:p w14:paraId="3AC26F07" w14:textId="77777777">
      <w:pPr>
        <w:bidi w:val="0"/>
      </w:pPr>
      <w:r>
        <w:t xml:space="preserve">MN1 OUT A GND </w:t>
      </w:r>
      <w:proofErr w:type="spellStart"/>
      <w:r>
        <w:t>GND</w:t>
      </w:r>
      <w:proofErr w:type="spellEnd"/>
      <w:r>
        <w:t xml:space="preserve"> NMOS W='</w:t>
      </w:r>
      <w:proofErr w:type="spellStart"/>
      <w:r>
        <w:t>Wmin</w:t>
      </w:r>
      <w:proofErr w:type="spellEnd"/>
      <w:r>
        <w:t>*size' L='</w:t>
      </w:r>
      <w:proofErr w:type="spellStart"/>
      <w:r>
        <w:t>Lmin</w:t>
      </w:r>
      <w:proofErr w:type="spellEnd"/>
      <w:r>
        <w:rPr>
          <w:rtl/>
        </w:rPr>
        <w:t>'</w:t>
      </w:r>
    </w:p>
    <w:p w14:paraId="502A2886" w14:textId="77777777">
      <w:pPr>
        <w:bidi w:val="0"/>
      </w:pPr>
      <w:r>
        <w:t xml:space="preserve">MN2 OUT B GND </w:t>
      </w:r>
      <w:proofErr w:type="spellStart"/>
      <w:r>
        <w:t>GND</w:t>
      </w:r>
      <w:proofErr w:type="spellEnd"/>
      <w:r>
        <w:t xml:space="preserve"> NMOS W='</w:t>
      </w:r>
      <w:proofErr w:type="spellStart"/>
      <w:r>
        <w:t>Wmin</w:t>
      </w:r>
      <w:proofErr w:type="spellEnd"/>
      <w:r>
        <w:t>*size' L='</w:t>
      </w:r>
      <w:proofErr w:type="spellStart"/>
      <w:r>
        <w:t>Lmin</w:t>
      </w:r>
      <w:proofErr w:type="spellEnd"/>
      <w:r>
        <w:rPr>
          <w:rtl/>
        </w:rPr>
        <w:t>'</w:t>
      </w:r>
    </w:p>
    <w:p w14:paraId="7C61735E" w14:textId="77777777">
      <w:pPr>
        <w:bidi w:val="0"/>
      </w:pPr>
      <w:r>
        <w:rPr>
          <w:rtl/>
        </w:rPr>
        <w:t>.</w:t>
      </w:r>
      <w:r>
        <w:t>ENDS NOR</w:t>
      </w:r>
    </w:p>
    <w:p w14:paraId="4193E36C" w14:textId="2FDE65EC">
      <w:pPr>
        <w:rPr>
          <w:rtl/>
        </w:rPr>
      </w:pPr>
      <w:r>
        <w:rPr>
          <w:rtl/>
        </w:rPr>
        <w:t>گیت</w:t>
      </w:r>
      <w:r>
        <w:t xml:space="preserve"> XOR </w:t>
      </w:r>
      <w:r>
        <w:rPr>
          <w:rtl/>
        </w:rPr>
        <w:t>با استفاده از دو اینورتر</w:t>
      </w:r>
      <w:r>
        <w:t xml:space="preserve"> </w:t>
      </w:r>
      <w:r>
        <w:t>)</w:t>
      </w:r>
      <w:r>
        <w:rPr>
          <w:rtl/>
        </w:rPr>
        <w:t>برای تولید</w:t>
      </w:r>
      <w:r>
        <w:t xml:space="preserve"> </w:t>
      </w:r>
      <w:proofErr w:type="spellStart"/>
      <w:r>
        <w:t>Abar</w:t>
      </w:r>
      <w:proofErr w:type="spellEnd"/>
      <w:r>
        <w:t xml:space="preserve"> </w:t>
      </w:r>
      <w:r>
        <w:rPr>
          <w:rtl/>
        </w:rPr>
        <w:t>و</w:t>
      </w:r>
      <w:r>
        <w:t xml:space="preserve"> </w:t>
      </w:r>
      <w:r>
        <w:t>(</w:t>
      </w:r>
      <w:r>
        <w:t xml:space="preserve"> </w:t>
      </w:r>
      <w:r>
        <w:t xml:space="preserve"> </w:t>
      </w:r>
      <w:proofErr w:type="spellStart"/>
      <w:r>
        <w:t>Bbar</w:t>
      </w:r>
      <w:proofErr w:type="spellEnd"/>
      <w:r>
        <w:t xml:space="preserve"> </w:t>
      </w:r>
      <w:r>
        <w:rPr>
          <w:rtl/>
        </w:rPr>
        <w:t xml:space="preserve"> </w:t>
      </w:r>
      <w:r>
        <w:rPr>
          <w:rtl/>
        </w:rPr>
        <w:t>و ترکیبی از 4 ترانزیستور</w:t>
      </w:r>
      <w:r>
        <w:t xml:space="preserve"> PMOS </w:t>
      </w:r>
      <w:r>
        <w:rPr>
          <w:rtl/>
        </w:rPr>
        <w:t>و 4 ترانزیستور</w:t>
      </w:r>
      <w:r>
        <w:t xml:space="preserve"> NMOS </w:t>
      </w:r>
      <w:r>
        <w:rPr>
          <w:rtl/>
        </w:rPr>
        <w:t>ساخته شده است. این طراحی نسبت به گیت‌های پایه پیچیده‌تر است اما برای تولید خروجی‌هایی مانند جمع‌کننده‌ها و آدرس‌دهنده‌ها ضروری است. تمام ترانزیستورهای اصلی مقیاس‌پذیر هستند</w:t>
      </w:r>
      <w:r>
        <w:t>.</w:t>
      </w:r>
    </w:p>
    <w:p w14:paraId="61886CE4" w14:textId="77777777">
      <w:pPr>
        <w:bidi w:val="0"/>
      </w:pPr>
      <w:r>
        <w:rPr>
          <w:rtl/>
        </w:rPr>
        <w:t>.</w:t>
      </w:r>
      <w:r>
        <w:t>SUBCKT XOR A B OUT VDD GND</w:t>
      </w:r>
    </w:p>
    <w:p w14:paraId="49C64BAE" w14:textId="77777777">
      <w:pPr>
        <w:bidi w:val="0"/>
      </w:pPr>
      <w:r>
        <w:t xml:space="preserve">Xinv1 A </w:t>
      </w:r>
      <w:proofErr w:type="spellStart"/>
      <w:r>
        <w:t>Abar</w:t>
      </w:r>
      <w:proofErr w:type="spellEnd"/>
      <w:r>
        <w:t xml:space="preserve"> VDD GND INV size=1</w:t>
      </w:r>
    </w:p>
    <w:p w14:paraId="57523EC8" w14:textId="77777777">
      <w:pPr>
        <w:bidi w:val="0"/>
      </w:pPr>
      <w:r>
        <w:t xml:space="preserve">Xinv2 B </w:t>
      </w:r>
      <w:proofErr w:type="spellStart"/>
      <w:r>
        <w:t>Bbar</w:t>
      </w:r>
      <w:proofErr w:type="spellEnd"/>
      <w:r>
        <w:t xml:space="preserve"> VDD GND INV size=1</w:t>
      </w:r>
    </w:p>
    <w:p w14:paraId="093F6011" w14:textId="77777777">
      <w:pPr>
        <w:bidi w:val="0"/>
      </w:pPr>
      <w:r>
        <w:t xml:space="preserve">MP1 N1 A VDD </w:t>
      </w:r>
      <w:proofErr w:type="spellStart"/>
      <w:r>
        <w:t>VDD</w:t>
      </w:r>
      <w:proofErr w:type="spellEnd"/>
      <w:r>
        <w:t xml:space="preserve"> PMOS W='</w:t>
      </w:r>
      <w:proofErr w:type="spellStart"/>
      <w:r>
        <w:t>Wmin</w:t>
      </w:r>
      <w:proofErr w:type="spellEnd"/>
      <w:r>
        <w:t>*size*4' L='</w:t>
      </w:r>
      <w:proofErr w:type="spellStart"/>
      <w:r>
        <w:t>Lmin</w:t>
      </w:r>
      <w:proofErr w:type="spellEnd"/>
      <w:r>
        <w:rPr>
          <w:rtl/>
        </w:rPr>
        <w:t>'</w:t>
      </w:r>
    </w:p>
    <w:p w14:paraId="5F5524BF" w14:textId="77777777">
      <w:pPr>
        <w:bidi w:val="0"/>
      </w:pPr>
      <w:r>
        <w:t xml:space="preserve">MP2 OUT </w:t>
      </w:r>
      <w:proofErr w:type="spellStart"/>
      <w:r>
        <w:t>Bbar</w:t>
      </w:r>
      <w:proofErr w:type="spellEnd"/>
      <w:r>
        <w:t xml:space="preserve"> N1 VDD PMOS W='</w:t>
      </w:r>
      <w:proofErr w:type="spellStart"/>
      <w:r>
        <w:t>Wmin</w:t>
      </w:r>
      <w:proofErr w:type="spellEnd"/>
      <w:r>
        <w:t>*size*4' L='</w:t>
      </w:r>
      <w:proofErr w:type="spellStart"/>
      <w:r>
        <w:t>Lmin</w:t>
      </w:r>
      <w:proofErr w:type="spellEnd"/>
      <w:r>
        <w:rPr>
          <w:rtl/>
        </w:rPr>
        <w:t>'</w:t>
      </w:r>
    </w:p>
    <w:p w14:paraId="606F928B" w14:textId="77777777">
      <w:pPr>
        <w:bidi w:val="0"/>
      </w:pPr>
      <w:r>
        <w:t xml:space="preserve">MP3 N2 </w:t>
      </w:r>
      <w:proofErr w:type="spellStart"/>
      <w:r>
        <w:t>Abar</w:t>
      </w:r>
      <w:proofErr w:type="spellEnd"/>
      <w:r>
        <w:t xml:space="preserve"> VDD </w:t>
      </w:r>
      <w:proofErr w:type="spellStart"/>
      <w:r>
        <w:t>VDD</w:t>
      </w:r>
      <w:proofErr w:type="spellEnd"/>
      <w:r>
        <w:t xml:space="preserve"> PMOS W='</w:t>
      </w:r>
      <w:proofErr w:type="spellStart"/>
      <w:r>
        <w:t>Wmin</w:t>
      </w:r>
      <w:proofErr w:type="spellEnd"/>
      <w:r>
        <w:t>*size*4' L='</w:t>
      </w:r>
      <w:proofErr w:type="spellStart"/>
      <w:r>
        <w:t>Lmin</w:t>
      </w:r>
      <w:proofErr w:type="spellEnd"/>
      <w:r>
        <w:rPr>
          <w:rtl/>
        </w:rPr>
        <w:t>'</w:t>
      </w:r>
    </w:p>
    <w:p w14:paraId="3355D290" w14:textId="77777777">
      <w:pPr>
        <w:bidi w:val="0"/>
      </w:pPr>
      <w:r>
        <w:t>MP4 OUT B N2 VDD PMOS W='</w:t>
      </w:r>
      <w:proofErr w:type="spellStart"/>
      <w:r>
        <w:t>Wmin</w:t>
      </w:r>
      <w:proofErr w:type="spellEnd"/>
      <w:r>
        <w:t>*size*4' L='</w:t>
      </w:r>
      <w:proofErr w:type="spellStart"/>
      <w:r>
        <w:t>Lmin</w:t>
      </w:r>
      <w:proofErr w:type="spellEnd"/>
      <w:r>
        <w:rPr>
          <w:rtl/>
        </w:rPr>
        <w:t>'</w:t>
      </w:r>
    </w:p>
    <w:p w14:paraId="7E7B9FA6" w14:textId="77777777">
      <w:pPr>
        <w:bidi w:val="0"/>
      </w:pPr>
      <w:r>
        <w:t>MN1 OUT A N3 GND NMOS W='</w:t>
      </w:r>
      <w:proofErr w:type="spellStart"/>
      <w:r>
        <w:t>Wmin</w:t>
      </w:r>
      <w:proofErr w:type="spellEnd"/>
      <w:r>
        <w:t>*size*2' L='</w:t>
      </w:r>
      <w:proofErr w:type="spellStart"/>
      <w:r>
        <w:t>Lmin</w:t>
      </w:r>
      <w:proofErr w:type="spellEnd"/>
      <w:r>
        <w:rPr>
          <w:rtl/>
        </w:rPr>
        <w:t>'</w:t>
      </w:r>
    </w:p>
    <w:p w14:paraId="67A88C21" w14:textId="77777777">
      <w:pPr>
        <w:bidi w:val="0"/>
      </w:pPr>
      <w:r>
        <w:t xml:space="preserve">MN2 N3 B GND </w:t>
      </w:r>
      <w:proofErr w:type="spellStart"/>
      <w:r>
        <w:t>GND</w:t>
      </w:r>
      <w:proofErr w:type="spellEnd"/>
      <w:r>
        <w:t xml:space="preserve"> NMOS W='</w:t>
      </w:r>
      <w:proofErr w:type="spellStart"/>
      <w:r>
        <w:t>Wmin</w:t>
      </w:r>
      <w:proofErr w:type="spellEnd"/>
      <w:r>
        <w:t>*size*2' L='</w:t>
      </w:r>
      <w:proofErr w:type="spellStart"/>
      <w:r>
        <w:t>Lmin</w:t>
      </w:r>
      <w:proofErr w:type="spellEnd"/>
      <w:r>
        <w:rPr>
          <w:rtl/>
        </w:rPr>
        <w:t>'</w:t>
      </w:r>
    </w:p>
    <w:p w14:paraId="4814AC53" w14:textId="77777777">
      <w:pPr>
        <w:bidi w:val="0"/>
      </w:pPr>
      <w:r>
        <w:t xml:space="preserve">MN3 OUT </w:t>
      </w:r>
      <w:proofErr w:type="spellStart"/>
      <w:r>
        <w:t>Abar</w:t>
      </w:r>
      <w:proofErr w:type="spellEnd"/>
      <w:r>
        <w:t xml:space="preserve"> N4 GND NMOS W='</w:t>
      </w:r>
      <w:proofErr w:type="spellStart"/>
      <w:r>
        <w:t>Wmin</w:t>
      </w:r>
      <w:proofErr w:type="spellEnd"/>
      <w:r>
        <w:t>*size*2' L='</w:t>
      </w:r>
      <w:proofErr w:type="spellStart"/>
      <w:r>
        <w:t>Lmin</w:t>
      </w:r>
      <w:proofErr w:type="spellEnd"/>
      <w:r>
        <w:rPr>
          <w:rtl/>
        </w:rPr>
        <w:t>'</w:t>
      </w:r>
    </w:p>
    <w:p w14:paraId="5C23B9ED" w14:textId="77777777">
      <w:pPr>
        <w:bidi w:val="0"/>
      </w:pPr>
      <w:r>
        <w:t xml:space="preserve">MN4 N4 </w:t>
      </w:r>
      <w:proofErr w:type="spellStart"/>
      <w:r>
        <w:t>Bbar</w:t>
      </w:r>
      <w:proofErr w:type="spellEnd"/>
      <w:r>
        <w:t xml:space="preserve"> GND </w:t>
      </w:r>
      <w:proofErr w:type="spellStart"/>
      <w:r>
        <w:t>GND</w:t>
      </w:r>
      <w:proofErr w:type="spellEnd"/>
      <w:r>
        <w:t xml:space="preserve"> NMOS W='</w:t>
      </w:r>
      <w:proofErr w:type="spellStart"/>
      <w:r>
        <w:t>Wmin</w:t>
      </w:r>
      <w:proofErr w:type="spellEnd"/>
      <w:r>
        <w:t>*size*2' L='</w:t>
      </w:r>
      <w:proofErr w:type="spellStart"/>
      <w:r>
        <w:t>Lmin</w:t>
      </w:r>
      <w:proofErr w:type="spellEnd"/>
      <w:r>
        <w:rPr>
          <w:rtl/>
        </w:rPr>
        <w:t>'</w:t>
      </w:r>
    </w:p>
    <w:p w14:paraId="61A0A7C4" w14:textId="77777777">
      <w:pPr>
        <w:bidi w:val="0"/>
      </w:pPr>
      <w:r>
        <w:rPr>
          <w:rtl/>
        </w:rPr>
        <w:lastRenderedPageBreak/>
        <w:t>.</w:t>
      </w:r>
      <w:r>
        <w:t>ENDS XOR</w:t>
      </w:r>
    </w:p>
    <w:p w14:paraId="6B50EEE8" w14:textId="1B1663C8">
      <w:pPr>
        <w:rPr>
          <w:rtl/>
        </w:rPr>
      </w:pPr>
      <w:r>
        <w:rPr>
          <w:rtl/>
        </w:rPr>
        <w:t>مدار</w:t>
      </w:r>
      <w:r>
        <w:t xml:space="preserve"> D Latch </w:t>
      </w:r>
      <w:r>
        <w:rPr>
          <w:rtl/>
        </w:rPr>
        <w:t>با استفاده از چهار گیت</w:t>
      </w:r>
      <w:r>
        <w:t xml:space="preserve"> NAND </w:t>
      </w:r>
      <w:r>
        <w:rPr>
          <w:rtl/>
        </w:rPr>
        <w:t>و یک اینورتر پیاده‌سازی شده است. این ساختار ورودی</w:t>
      </w:r>
      <w:r>
        <w:t xml:space="preserve"> D </w:t>
      </w:r>
      <w:r>
        <w:rPr>
          <w:rtl/>
        </w:rPr>
        <w:t>را در هنگام فعال بودن</w:t>
      </w:r>
      <w:r>
        <w:t xml:space="preserve"> CLK </w:t>
      </w:r>
      <w:r>
        <w:rPr>
          <w:rtl/>
        </w:rPr>
        <w:t>ذخیره می‌کند. این مدار به‌عنوان پایه‌ای برای ساخت فلیپ‌فلاپ</w:t>
      </w:r>
      <w:r>
        <w:t xml:space="preserve"> Master-Slave </w:t>
      </w:r>
      <w:r>
        <w:rPr>
          <w:rtl/>
        </w:rPr>
        <w:t>به کار می‌رود</w:t>
      </w:r>
      <w:r>
        <w:t>.</w:t>
      </w:r>
    </w:p>
    <w:p w14:paraId="1AEA18EB" w14:textId="77777777">
      <w:pPr>
        <w:bidi w:val="0"/>
      </w:pPr>
      <w:r>
        <w:rPr>
          <w:rtl/>
        </w:rPr>
        <w:t xml:space="preserve">* </w:t>
      </w:r>
      <w:r>
        <w:t>D-Latch subcircuit</w:t>
      </w:r>
    </w:p>
    <w:p w14:paraId="21CAB2BC" w14:textId="77777777">
      <w:pPr>
        <w:bidi w:val="0"/>
      </w:pPr>
      <w:r>
        <w:rPr>
          <w:rtl/>
        </w:rPr>
        <w:t>.</w:t>
      </w:r>
      <w:proofErr w:type="spellStart"/>
      <w:r>
        <w:t>subckt</w:t>
      </w:r>
      <w:proofErr w:type="spellEnd"/>
      <w:r>
        <w:t xml:space="preserve"> DLATCH D CLK Q </w:t>
      </w:r>
      <w:proofErr w:type="spellStart"/>
      <w:r>
        <w:t>Qbar</w:t>
      </w:r>
      <w:proofErr w:type="spellEnd"/>
    </w:p>
    <w:p w14:paraId="78379515" w14:textId="77777777">
      <w:pPr>
        <w:bidi w:val="0"/>
      </w:pPr>
      <w:r>
        <w:t xml:space="preserve">X1 D </w:t>
      </w:r>
      <w:proofErr w:type="spellStart"/>
      <w:r>
        <w:t>Dbar</w:t>
      </w:r>
      <w:proofErr w:type="spellEnd"/>
      <w:r>
        <w:t xml:space="preserve"> VDD GND INV size=1</w:t>
      </w:r>
    </w:p>
    <w:p w14:paraId="075F4F14" w14:textId="77777777">
      <w:pPr>
        <w:bidi w:val="0"/>
      </w:pPr>
      <w:r>
        <w:t>X2 D CLK net1 VDD GND NAND size=1</w:t>
      </w:r>
    </w:p>
    <w:p w14:paraId="6E695CE6" w14:textId="77777777">
      <w:pPr>
        <w:bidi w:val="0"/>
      </w:pPr>
      <w:r>
        <w:t xml:space="preserve">X3 net1 </w:t>
      </w:r>
      <w:proofErr w:type="spellStart"/>
      <w:r>
        <w:t>Qbar</w:t>
      </w:r>
      <w:proofErr w:type="spellEnd"/>
      <w:r>
        <w:t xml:space="preserve"> Q VDD GND NAND size=1</w:t>
      </w:r>
    </w:p>
    <w:p w14:paraId="5B1DCAF4" w14:textId="77777777">
      <w:pPr>
        <w:bidi w:val="0"/>
      </w:pPr>
      <w:r>
        <w:t xml:space="preserve">X4 CLK </w:t>
      </w:r>
      <w:proofErr w:type="spellStart"/>
      <w:r>
        <w:t>Dbar</w:t>
      </w:r>
      <w:proofErr w:type="spellEnd"/>
      <w:r>
        <w:t xml:space="preserve"> net2 VDD GND NAND size=1</w:t>
      </w:r>
    </w:p>
    <w:p w14:paraId="20FFE5F5" w14:textId="77777777">
      <w:pPr>
        <w:bidi w:val="0"/>
      </w:pPr>
      <w:r>
        <w:t xml:space="preserve">X5 net2 Q </w:t>
      </w:r>
      <w:proofErr w:type="spellStart"/>
      <w:r>
        <w:t>Qbar</w:t>
      </w:r>
      <w:proofErr w:type="spellEnd"/>
      <w:r>
        <w:t xml:space="preserve"> VDD GND NAND size=1</w:t>
      </w:r>
    </w:p>
    <w:p w14:paraId="1425B063" w14:textId="77777777">
      <w:pPr>
        <w:bidi w:val="0"/>
      </w:pPr>
      <w:r>
        <w:rPr>
          <w:rtl/>
        </w:rPr>
        <w:t>.</w:t>
      </w:r>
      <w:r>
        <w:t>ends DLATCH</w:t>
      </w:r>
    </w:p>
    <w:p w14:paraId="04EC8B47" w14:textId="280FBA18">
      <w:pPr>
        <w:rPr>
          <w:rtl/>
        </w:rPr>
      </w:pPr>
      <w:r>
        <w:rPr>
          <w:rtl/>
        </w:rPr>
        <w:t>فلیپ‌فلاپ</w:t>
      </w:r>
      <w:r>
        <w:t xml:space="preserve"> D </w:t>
      </w:r>
      <w:r>
        <w:rPr>
          <w:rtl/>
        </w:rPr>
        <w:t>از دو</w:t>
      </w:r>
      <w:r>
        <w:t xml:space="preserve"> D Latch </w:t>
      </w:r>
      <w:r>
        <w:rPr>
          <w:rtl/>
        </w:rPr>
        <w:t>پشت‌سرهم تشکیل شده است. یک اینورتر برای تولید سیگنال مکمل کلاک استفاده شده است تا ساختار</w:t>
      </w:r>
      <w:r>
        <w:t xml:space="preserve"> Master-Slave </w:t>
      </w:r>
      <w:r>
        <w:rPr>
          <w:rtl/>
        </w:rPr>
        <w:t>ایجاد شود. خروجی در لبه بالارونده کلاک به‌روزرسانی می‌شود که ویژگی اصلی</w:t>
      </w:r>
      <w:r>
        <w:t xml:space="preserve"> DFF </w:t>
      </w:r>
      <w:r>
        <w:rPr>
          <w:rtl/>
        </w:rPr>
        <w:t>است</w:t>
      </w:r>
      <w:r>
        <w:t>.</w:t>
      </w:r>
    </w:p>
    <w:p w14:paraId="01A7D6F2" w14:textId="77777777">
      <w:pPr>
        <w:bidi w:val="0"/>
      </w:pPr>
      <w:r>
        <w:rPr>
          <w:rtl/>
        </w:rPr>
        <w:t xml:space="preserve">* </w:t>
      </w:r>
      <w:r>
        <w:t>D Flip-Flop (Master-Slave) subcircuit</w:t>
      </w:r>
    </w:p>
    <w:p w14:paraId="1EEDC594" w14:textId="77777777">
      <w:pPr>
        <w:bidi w:val="0"/>
      </w:pPr>
      <w:r>
        <w:rPr>
          <w:rtl/>
        </w:rPr>
        <w:t>.</w:t>
      </w:r>
      <w:proofErr w:type="spellStart"/>
      <w:r>
        <w:t>subckt</w:t>
      </w:r>
      <w:proofErr w:type="spellEnd"/>
      <w:r>
        <w:t xml:space="preserve"> DFF D CLK Q </w:t>
      </w:r>
      <w:proofErr w:type="spellStart"/>
      <w:r>
        <w:t>Qbar</w:t>
      </w:r>
      <w:proofErr w:type="spellEnd"/>
    </w:p>
    <w:p w14:paraId="22C17312" w14:textId="77777777">
      <w:pPr>
        <w:bidi w:val="0"/>
      </w:pPr>
      <w:r>
        <w:t xml:space="preserve">X1 CLK </w:t>
      </w:r>
      <w:proofErr w:type="spellStart"/>
      <w:r>
        <w:t>CLKbar</w:t>
      </w:r>
      <w:proofErr w:type="spellEnd"/>
      <w:r>
        <w:t xml:space="preserve"> VDD GND INV size=1</w:t>
      </w:r>
    </w:p>
    <w:p w14:paraId="72683045" w14:textId="77777777">
      <w:pPr>
        <w:bidi w:val="0"/>
      </w:pPr>
      <w:r>
        <w:t xml:space="preserve">X2 D </w:t>
      </w:r>
      <w:proofErr w:type="spellStart"/>
      <w:r>
        <w:t>CLKbar</w:t>
      </w:r>
      <w:proofErr w:type="spellEnd"/>
      <w:r>
        <w:t xml:space="preserve"> </w:t>
      </w:r>
      <w:proofErr w:type="spellStart"/>
      <w:r>
        <w:t>masterQ</w:t>
      </w:r>
      <w:proofErr w:type="spellEnd"/>
      <w:r>
        <w:t xml:space="preserve"> </w:t>
      </w:r>
      <w:proofErr w:type="spellStart"/>
      <w:r>
        <w:t>masterQbar</w:t>
      </w:r>
      <w:proofErr w:type="spellEnd"/>
      <w:r>
        <w:t xml:space="preserve"> DLATCH</w:t>
      </w:r>
    </w:p>
    <w:p w14:paraId="2210CE80" w14:textId="77777777">
      <w:pPr>
        <w:bidi w:val="0"/>
      </w:pPr>
      <w:r>
        <w:t xml:space="preserve">X3 </w:t>
      </w:r>
      <w:proofErr w:type="spellStart"/>
      <w:r>
        <w:t>masterQ</w:t>
      </w:r>
      <w:proofErr w:type="spellEnd"/>
      <w:r>
        <w:t xml:space="preserve"> CLK Q </w:t>
      </w:r>
      <w:proofErr w:type="spellStart"/>
      <w:r>
        <w:t>Qbar</w:t>
      </w:r>
      <w:proofErr w:type="spellEnd"/>
      <w:r>
        <w:t xml:space="preserve"> DLATCH</w:t>
      </w:r>
    </w:p>
    <w:p w14:paraId="79CED74B" w14:textId="77777777">
      <w:pPr>
        <w:bidi w:val="0"/>
      </w:pPr>
      <w:r>
        <w:rPr>
          <w:rtl/>
        </w:rPr>
        <w:t>.</w:t>
      </w:r>
      <w:r>
        <w:t>ends DFF</w:t>
      </w:r>
    </w:p>
    <w:p w14:paraId="0F264D70" w14:textId="5281BEFB">
      <w:pPr>
        <w:rPr>
          <w:rtl/>
        </w:rPr>
      </w:pPr>
      <w:r>
        <w:rPr>
          <w:rtl/>
        </w:rPr>
        <w:t>در این بخش، مدار ترکیبی طراحی‌شده در قسمت اول در قالب یک زیرمدار جداگانه قرار داده شده است. این مدار با دریافت چهار ورودی</w:t>
      </w:r>
      <w:r>
        <w:t xml:space="preserve"> A</w:t>
      </w:r>
      <w:r>
        <w:rPr>
          <w:rtl/>
        </w:rPr>
        <w:t xml:space="preserve">، </w:t>
      </w:r>
      <w:r>
        <w:t>B</w:t>
      </w:r>
      <w:r>
        <w:rPr>
          <w:rtl/>
        </w:rPr>
        <w:t xml:space="preserve">، </w:t>
      </w:r>
      <w:r>
        <w:t xml:space="preserve">C </w:t>
      </w:r>
      <w:r>
        <w:rPr>
          <w:rtl/>
        </w:rPr>
        <w:t>و</w:t>
      </w:r>
      <w:r>
        <w:t xml:space="preserve"> D </w:t>
      </w:r>
      <w:r>
        <w:rPr>
          <w:rtl/>
        </w:rPr>
        <w:t>خروجی نهایی را محاسبه می‌کند. اندازه هر گیت در این قسمت به گونه‌ای انتخاب شده است که تأخیر در مسیر بحرانی به حداکثر برسد تا برای ارزیابی زمانی مناسب باشد</w:t>
      </w:r>
      <w:r>
        <w:t>.</w:t>
      </w:r>
    </w:p>
    <w:p w14:paraId="4B757876" w14:textId="77777777">
      <w:pPr>
        <w:bidi w:val="0"/>
      </w:pPr>
      <w:r>
        <w:rPr>
          <w:rtl/>
        </w:rPr>
        <w:t xml:space="preserve">* </w:t>
      </w:r>
      <w:r>
        <w:t>Computational circuit from Part 1</w:t>
      </w:r>
    </w:p>
    <w:p w14:paraId="749B183D" w14:textId="77777777">
      <w:pPr>
        <w:bidi w:val="0"/>
      </w:pPr>
      <w:r>
        <w:rPr>
          <w:rtl/>
        </w:rPr>
        <w:t>.</w:t>
      </w:r>
      <w:proofErr w:type="spellStart"/>
      <w:r>
        <w:t>subckt</w:t>
      </w:r>
      <w:proofErr w:type="spellEnd"/>
      <w:r>
        <w:t xml:space="preserve"> COMP_CIRCUIT A B C D FINAL_OUT</w:t>
      </w:r>
    </w:p>
    <w:p w14:paraId="7CFDC009" w14:textId="77777777">
      <w:pPr>
        <w:bidi w:val="0"/>
      </w:pPr>
      <w:r>
        <w:t>X1 A B NAND_OUT VDD GND NAND size= 20</w:t>
      </w:r>
    </w:p>
    <w:p w14:paraId="2DBD1E6B" w14:textId="77777777">
      <w:pPr>
        <w:bidi w:val="0"/>
      </w:pPr>
      <w:r>
        <w:t>X2 B C NOR_OUT VDD GND NOR size= 30</w:t>
      </w:r>
    </w:p>
    <w:p w14:paraId="4B44C02B" w14:textId="77777777">
      <w:pPr>
        <w:bidi w:val="0"/>
      </w:pPr>
      <w:r>
        <w:t>X3 NAND_OUT NOR_OUT XOR_OUT VDD GND XOR size= 10</w:t>
      </w:r>
    </w:p>
    <w:p w14:paraId="278D0E89" w14:textId="77777777">
      <w:pPr>
        <w:bidi w:val="0"/>
      </w:pPr>
      <w:r>
        <w:lastRenderedPageBreak/>
        <w:t>X4 XOR_OUT D NAND2_OUT VDD GND NAND size= 25</w:t>
      </w:r>
    </w:p>
    <w:p w14:paraId="69735A3C" w14:textId="77777777">
      <w:pPr>
        <w:bidi w:val="0"/>
      </w:pPr>
      <w:r>
        <w:t>X5 XOR_OUT NOT_OUT VDD GND INV size= 40</w:t>
      </w:r>
    </w:p>
    <w:p w14:paraId="0959A00B" w14:textId="77777777">
      <w:pPr>
        <w:bidi w:val="0"/>
      </w:pPr>
      <w:r>
        <w:t>X6 NAND2_OUT NOT_OUT FINAL_OUT VDD GND NOR size= 30</w:t>
      </w:r>
    </w:p>
    <w:p w14:paraId="4E5D7D38" w14:textId="77777777">
      <w:pPr>
        <w:bidi w:val="0"/>
      </w:pPr>
      <w:r>
        <w:rPr>
          <w:rtl/>
        </w:rPr>
        <w:t xml:space="preserve">* </w:t>
      </w:r>
      <w:r>
        <w:t>Output capacitance</w:t>
      </w:r>
    </w:p>
    <w:p w14:paraId="7399A229" w14:textId="77777777">
      <w:pPr>
        <w:bidi w:val="0"/>
      </w:pPr>
      <w:r>
        <w:t>C1 FINAL_OUT 0 100f</w:t>
      </w:r>
    </w:p>
    <w:p w14:paraId="67EEF069" w14:textId="77777777">
      <w:pPr>
        <w:bidi w:val="0"/>
      </w:pPr>
      <w:r>
        <w:rPr>
          <w:rtl/>
        </w:rPr>
        <w:t>.</w:t>
      </w:r>
      <w:r>
        <w:t>ends COMP_CIRCUIT</w:t>
      </w:r>
    </w:p>
    <w:p w14:paraId="5489CD2D" w14:textId="1378C783">
      <w:pPr>
        <w:rPr>
          <w:rtl/>
        </w:rPr>
      </w:pPr>
      <w:r>
        <w:rPr>
          <w:rtl/>
        </w:rPr>
        <w:t>در این قسمت منابع تغذیه و سیگنال‌های تحریک برای ورودی‌ها تعریف شده‌اند</w:t>
      </w:r>
      <w:r>
        <w:t xml:space="preserve">. </w:t>
      </w:r>
      <w:r>
        <w:rPr>
          <w:rStyle w:val="HTMLCode"/>
          <w:rFonts w:eastAsiaTheme="minorHAnsi"/>
        </w:rPr>
        <w:t>VA</w:t>
      </w:r>
      <w:r>
        <w:t xml:space="preserve"> </w:t>
      </w:r>
      <w:r>
        <w:rPr>
          <w:rtl/>
        </w:rPr>
        <w:t>به صورت پالسی تعریف شده تا تغییرات آن برای بررسی زمان‌بندی</w:t>
      </w:r>
      <w:r>
        <w:t xml:space="preserve"> (setup, hold, clock-to-Q) </w:t>
      </w:r>
      <w:r>
        <w:rPr>
          <w:rtl/>
        </w:rPr>
        <w:t>استفاده شود. کلاک نیز با پریود 4</w:t>
      </w:r>
      <w:r>
        <w:t xml:space="preserve">ns </w:t>
      </w:r>
      <w:r>
        <w:rPr>
          <w:rtl/>
        </w:rPr>
        <w:t>و چرخه کاری 50% تعریف شده است. سایر ورودی‌ها</w:t>
      </w:r>
      <w:r>
        <w:t xml:space="preserve"> </w:t>
      </w:r>
      <w:r>
        <w:t>)</w:t>
      </w:r>
      <w:r>
        <w:rPr>
          <w:rtl/>
        </w:rPr>
        <w:t xml:space="preserve"> </w:t>
      </w:r>
      <w:r>
        <w:t>B</w:t>
      </w:r>
      <w:r>
        <w:rPr>
          <w:rtl/>
        </w:rPr>
        <w:t xml:space="preserve"> </w:t>
      </w:r>
      <w:r>
        <w:rPr>
          <w:rtl/>
        </w:rPr>
        <w:t xml:space="preserve">، </w:t>
      </w:r>
      <w:r>
        <w:t>C</w:t>
      </w:r>
      <w:r>
        <w:rPr>
          <w:rtl/>
        </w:rPr>
        <w:t xml:space="preserve">، </w:t>
      </w:r>
      <w:r>
        <w:t>(</w:t>
      </w:r>
      <w:r>
        <w:t xml:space="preserve">D </w:t>
      </w:r>
      <w:r>
        <w:rPr>
          <w:rtl/>
        </w:rPr>
        <w:t>در سطح ثابت تنظیم شده‌اند</w:t>
      </w:r>
      <w:r>
        <w:t>.</w:t>
      </w:r>
    </w:p>
    <w:p w14:paraId="459119CE" w14:textId="77777777">
      <w:pPr>
        <w:bidi w:val="0"/>
      </w:pPr>
      <w:r>
        <w:rPr>
          <w:rtl/>
        </w:rPr>
        <w:t xml:space="preserve">* </w:t>
      </w:r>
      <w:r>
        <w:t>input description</w:t>
      </w:r>
    </w:p>
    <w:p w14:paraId="6A97C13C" w14:textId="77777777">
      <w:pPr>
        <w:bidi w:val="0"/>
      </w:pPr>
      <w:r>
        <w:t xml:space="preserve">VCLK CLK 0 </w:t>
      </w:r>
      <w:proofErr w:type="gramStart"/>
      <w:r>
        <w:t>PULSE(</w:t>
      </w:r>
      <w:proofErr w:type="gramEnd"/>
      <w:r>
        <w:t xml:space="preserve">0 </w:t>
      </w:r>
      <w:proofErr w:type="spellStart"/>
      <w:r>
        <w:t>vdd</w:t>
      </w:r>
      <w:proofErr w:type="spellEnd"/>
      <w:r>
        <w:t xml:space="preserve"> 0n 0.1n </w:t>
      </w:r>
      <w:proofErr w:type="spellStart"/>
      <w:r>
        <w:t>0.1n</w:t>
      </w:r>
      <w:proofErr w:type="spellEnd"/>
      <w:r>
        <w:t xml:space="preserve"> 2n 4n)</w:t>
      </w:r>
    </w:p>
    <w:p w14:paraId="5ADD0CFC" w14:textId="77777777">
      <w:pPr>
        <w:bidi w:val="0"/>
      </w:pPr>
      <w:r>
        <w:t xml:space="preserve">VDD </w:t>
      </w:r>
      <w:proofErr w:type="spellStart"/>
      <w:r>
        <w:t>VDD</w:t>
      </w:r>
      <w:proofErr w:type="spellEnd"/>
      <w:r>
        <w:t xml:space="preserve"> GND DC 1.8</w:t>
      </w:r>
    </w:p>
    <w:p w14:paraId="6D4818DA" w14:textId="77777777">
      <w:pPr>
        <w:bidi w:val="0"/>
      </w:pPr>
      <w:r>
        <w:t xml:space="preserve">VA A GND </w:t>
      </w:r>
      <w:proofErr w:type="gramStart"/>
      <w:r>
        <w:t>PULSE(</w:t>
      </w:r>
      <w:proofErr w:type="gramEnd"/>
      <w:r>
        <w:t xml:space="preserve">0 1.8 0 10p </w:t>
      </w:r>
      <w:proofErr w:type="spellStart"/>
      <w:r>
        <w:t>10p</w:t>
      </w:r>
      <w:proofErr w:type="spellEnd"/>
      <w:r>
        <w:t xml:space="preserve"> 3n 6n)</w:t>
      </w:r>
    </w:p>
    <w:p w14:paraId="01EE6653" w14:textId="77777777">
      <w:pPr>
        <w:bidi w:val="0"/>
      </w:pPr>
      <w:r>
        <w:t>VB B GND DC 1.8</w:t>
      </w:r>
    </w:p>
    <w:p w14:paraId="31D82CD5" w14:textId="77777777">
      <w:pPr>
        <w:bidi w:val="0"/>
      </w:pPr>
      <w:r>
        <w:t>VC C GND DC 0</w:t>
      </w:r>
    </w:p>
    <w:p w14:paraId="4D3CC770" w14:textId="77777777">
      <w:pPr>
        <w:bidi w:val="0"/>
      </w:pPr>
      <w:r>
        <w:t>VD D GND DC 1.8</w:t>
      </w:r>
    </w:p>
    <w:p w14:paraId="2FBBFF49" w14:textId="2816ECAC">
      <w:pPr>
        <w:rPr>
          <w:rtl/>
        </w:rPr>
      </w:pPr>
      <w:r>
        <w:rPr>
          <w:rtl/>
        </w:rPr>
        <w:t>در این بخش ساختار کلی طراحی ایجاد شده است. ابتدا چهار فلیپ‌فلاپ</w:t>
      </w:r>
      <w:r>
        <w:t xml:space="preserve"> D </w:t>
      </w:r>
      <w:r>
        <w:rPr>
          <w:rtl/>
        </w:rPr>
        <w:t>برای ثبت ورودی‌های</w:t>
      </w:r>
      <w:r>
        <w:t xml:space="preserve"> A</w:t>
      </w:r>
      <w:r>
        <w:rPr>
          <w:rtl/>
        </w:rPr>
        <w:t xml:space="preserve">، </w:t>
      </w:r>
      <w:r>
        <w:t>B</w:t>
      </w:r>
      <w:r>
        <w:rPr>
          <w:rtl/>
        </w:rPr>
        <w:t xml:space="preserve">، </w:t>
      </w:r>
      <w:r>
        <w:t xml:space="preserve">C </w:t>
      </w:r>
      <w:r>
        <w:rPr>
          <w:rtl/>
        </w:rPr>
        <w:t>و</w:t>
      </w:r>
      <w:r>
        <w:t xml:space="preserve"> D </w:t>
      </w:r>
      <w:r>
        <w:rPr>
          <w:rtl/>
        </w:rPr>
        <w:t>در لبه</w:t>
      </w:r>
      <w:r>
        <w:rPr>
          <w:rFonts w:ascii="Arial" w:hAnsi="Arial" w:cs="Arial" w:hint="cs"/>
          <w:rtl/>
        </w:rPr>
        <w:t>ی</w:t>
      </w:r>
      <w:r>
        <w:rPr>
          <w:rtl/>
        </w:rPr>
        <w:t xml:space="preserve"> </w:t>
      </w:r>
      <w:r>
        <w:rPr>
          <w:rFonts w:hint="cs"/>
          <w:rtl/>
        </w:rPr>
        <w:t>کلاک</w:t>
      </w:r>
      <w:r>
        <w:rPr>
          <w:rtl/>
        </w:rPr>
        <w:t xml:space="preserve"> </w:t>
      </w:r>
      <w:r>
        <w:rPr>
          <w:rFonts w:hint="cs"/>
          <w:rtl/>
        </w:rPr>
        <w:t>استفاده</w:t>
      </w:r>
      <w:r>
        <w:rPr>
          <w:rtl/>
        </w:rPr>
        <w:t xml:space="preserve"> </w:t>
      </w:r>
      <w:r>
        <w:rPr>
          <w:rFonts w:hint="cs"/>
          <w:rtl/>
        </w:rPr>
        <w:t>شده‌اند</w:t>
      </w:r>
      <w:r>
        <w:rPr>
          <w:rtl/>
        </w:rPr>
        <w:t xml:space="preserve">. </w:t>
      </w:r>
      <w:r>
        <w:rPr>
          <w:rFonts w:hint="cs"/>
          <w:rtl/>
        </w:rPr>
        <w:t>سپس</w:t>
      </w:r>
      <w:r>
        <w:rPr>
          <w:rtl/>
        </w:rPr>
        <w:t xml:space="preserve"> </w:t>
      </w:r>
      <w:r>
        <w:rPr>
          <w:rFonts w:hint="cs"/>
          <w:rtl/>
        </w:rPr>
        <w:t>این</w:t>
      </w:r>
      <w:r>
        <w:rPr>
          <w:rtl/>
        </w:rPr>
        <w:t xml:space="preserve"> </w:t>
      </w:r>
      <w:r>
        <w:rPr>
          <w:rFonts w:hint="cs"/>
          <w:rtl/>
        </w:rPr>
        <w:t>داده‌ها</w:t>
      </w:r>
      <w:r>
        <w:rPr>
          <w:rtl/>
        </w:rPr>
        <w:t xml:space="preserve"> </w:t>
      </w:r>
      <w:r>
        <w:rPr>
          <w:rFonts w:hint="cs"/>
          <w:rtl/>
        </w:rPr>
        <w:t>به</w:t>
      </w:r>
      <w:r>
        <w:rPr>
          <w:rtl/>
        </w:rPr>
        <w:t xml:space="preserve"> </w:t>
      </w:r>
      <w:r>
        <w:rPr>
          <w:rFonts w:hint="cs"/>
          <w:rtl/>
        </w:rPr>
        <w:t>مدار</w:t>
      </w:r>
      <w:r>
        <w:rPr>
          <w:rtl/>
        </w:rPr>
        <w:t xml:space="preserve"> </w:t>
      </w:r>
      <w:r>
        <w:rPr>
          <w:rFonts w:hint="cs"/>
          <w:rtl/>
        </w:rPr>
        <w:t>محاسباتی</w:t>
      </w:r>
      <w:r>
        <w:t xml:space="preserve"> (X_COMP) </w:t>
      </w:r>
      <w:r>
        <w:rPr>
          <w:rtl/>
        </w:rPr>
        <w:t>اعمال شده و خروجی آن به یک</w:t>
      </w:r>
      <w:r>
        <w:t xml:space="preserve"> DFF </w:t>
      </w:r>
      <w:r>
        <w:rPr>
          <w:rtl/>
        </w:rPr>
        <w:t xml:space="preserve">نهایی برای نگهداری </w:t>
      </w:r>
      <w:r>
        <w:rPr>
          <w:rStyle w:val="HTMLCode"/>
          <w:rFonts w:eastAsiaTheme="minorHAnsi"/>
        </w:rPr>
        <w:t>FINAL_OUT</w:t>
      </w:r>
      <w:r>
        <w:t xml:space="preserve"> </w:t>
      </w:r>
      <w:r>
        <w:rPr>
          <w:rtl/>
        </w:rPr>
        <w:t>وصل شده است. این ساختار یک</w:t>
      </w:r>
      <w:r>
        <w:t xml:space="preserve"> Pipeline </w:t>
      </w:r>
      <w:r>
        <w:rPr>
          <w:rtl/>
        </w:rPr>
        <w:t>دو مرحله‌ای</w:t>
      </w:r>
      <w:r>
        <w:t xml:space="preserve"> Register → Logic → Register </w:t>
      </w:r>
      <w:r>
        <w:rPr>
          <w:rtl/>
        </w:rPr>
        <w:t>را تشکیل می‌دهد</w:t>
      </w:r>
      <w:r>
        <w:t>.</w:t>
      </w:r>
    </w:p>
    <w:p w14:paraId="5A3D6710" w14:textId="77777777">
      <w:pPr>
        <w:bidi w:val="0"/>
      </w:pPr>
      <w:r>
        <w:rPr>
          <w:rtl/>
        </w:rPr>
        <w:t>******</w:t>
      </w:r>
      <w:r>
        <w:t>main circuit for part 2</w:t>
      </w:r>
      <w:r>
        <w:rPr>
          <w:rtl/>
        </w:rPr>
        <w:t>*****</w:t>
      </w:r>
    </w:p>
    <w:p w14:paraId="00A7BEF6" w14:textId="77777777">
      <w:pPr>
        <w:bidi w:val="0"/>
        <w:rPr>
          <w:rtl/>
        </w:rPr>
      </w:pPr>
    </w:p>
    <w:p w14:paraId="3E55974B" w14:textId="77777777">
      <w:pPr>
        <w:bidi w:val="0"/>
      </w:pPr>
      <w:r>
        <w:rPr>
          <w:rtl/>
        </w:rPr>
        <w:t xml:space="preserve">* </w:t>
      </w:r>
      <w:r>
        <w:t>Register-Computational-Register Pipeline</w:t>
      </w:r>
    </w:p>
    <w:p w14:paraId="7499ED5D" w14:textId="77777777">
      <w:pPr>
        <w:bidi w:val="0"/>
      </w:pPr>
      <w:r>
        <w:t xml:space="preserve">X_FF1_A A CLK </w:t>
      </w:r>
      <w:proofErr w:type="spellStart"/>
      <w:r>
        <w:t>A_reg</w:t>
      </w:r>
      <w:proofErr w:type="spellEnd"/>
      <w:r>
        <w:t xml:space="preserve"> </w:t>
      </w:r>
      <w:proofErr w:type="spellStart"/>
      <w:r>
        <w:t>A_regbar</w:t>
      </w:r>
      <w:proofErr w:type="spellEnd"/>
      <w:r>
        <w:t xml:space="preserve"> DFF</w:t>
      </w:r>
    </w:p>
    <w:p w14:paraId="5033FB46" w14:textId="77777777">
      <w:pPr>
        <w:bidi w:val="0"/>
      </w:pPr>
      <w:r>
        <w:t xml:space="preserve">X_FF1_B B CLK </w:t>
      </w:r>
      <w:proofErr w:type="spellStart"/>
      <w:r>
        <w:t>B_reg</w:t>
      </w:r>
      <w:proofErr w:type="spellEnd"/>
      <w:r>
        <w:t xml:space="preserve"> </w:t>
      </w:r>
      <w:proofErr w:type="spellStart"/>
      <w:r>
        <w:t>B_regbar</w:t>
      </w:r>
      <w:proofErr w:type="spellEnd"/>
      <w:r>
        <w:t xml:space="preserve"> DFF</w:t>
      </w:r>
    </w:p>
    <w:p w14:paraId="753B9B3F" w14:textId="77777777">
      <w:pPr>
        <w:bidi w:val="0"/>
      </w:pPr>
      <w:r>
        <w:t xml:space="preserve">X_FF1_C C CLK </w:t>
      </w:r>
      <w:proofErr w:type="spellStart"/>
      <w:r>
        <w:t>C_reg</w:t>
      </w:r>
      <w:proofErr w:type="spellEnd"/>
      <w:r>
        <w:t xml:space="preserve"> </w:t>
      </w:r>
      <w:proofErr w:type="spellStart"/>
      <w:r>
        <w:t>C_regbar</w:t>
      </w:r>
      <w:proofErr w:type="spellEnd"/>
      <w:r>
        <w:t xml:space="preserve"> DFF</w:t>
      </w:r>
    </w:p>
    <w:p w14:paraId="0ABFB288" w14:textId="77777777">
      <w:pPr>
        <w:bidi w:val="0"/>
      </w:pPr>
      <w:r>
        <w:t xml:space="preserve">X_FF1_D D CLK </w:t>
      </w:r>
      <w:proofErr w:type="spellStart"/>
      <w:r>
        <w:t>D_reg</w:t>
      </w:r>
      <w:proofErr w:type="spellEnd"/>
      <w:r>
        <w:t xml:space="preserve"> </w:t>
      </w:r>
      <w:proofErr w:type="spellStart"/>
      <w:r>
        <w:t>D_regbar</w:t>
      </w:r>
      <w:proofErr w:type="spellEnd"/>
      <w:r>
        <w:t xml:space="preserve"> DFF</w:t>
      </w:r>
    </w:p>
    <w:p w14:paraId="7730BB95" w14:textId="77777777">
      <w:pPr>
        <w:bidi w:val="0"/>
        <w:rPr>
          <w:rtl/>
        </w:rPr>
      </w:pPr>
    </w:p>
    <w:p w14:paraId="23993B77" w14:textId="77777777">
      <w:pPr>
        <w:bidi w:val="0"/>
      </w:pPr>
      <w:r>
        <w:t xml:space="preserve">X_COMP </w:t>
      </w:r>
      <w:proofErr w:type="spellStart"/>
      <w:r>
        <w:t>A_reg</w:t>
      </w:r>
      <w:proofErr w:type="spellEnd"/>
      <w:r>
        <w:t xml:space="preserve"> </w:t>
      </w:r>
      <w:proofErr w:type="spellStart"/>
      <w:r>
        <w:t>B_reg</w:t>
      </w:r>
      <w:proofErr w:type="spellEnd"/>
      <w:r>
        <w:t xml:space="preserve"> </w:t>
      </w:r>
      <w:proofErr w:type="spellStart"/>
      <w:r>
        <w:t>C_reg</w:t>
      </w:r>
      <w:proofErr w:type="spellEnd"/>
      <w:r>
        <w:t xml:space="preserve"> </w:t>
      </w:r>
      <w:proofErr w:type="spellStart"/>
      <w:r>
        <w:t>D_reg</w:t>
      </w:r>
      <w:proofErr w:type="spellEnd"/>
      <w:r>
        <w:t xml:space="preserve"> </w:t>
      </w:r>
      <w:proofErr w:type="spellStart"/>
      <w:r>
        <w:t>comp_out</w:t>
      </w:r>
      <w:proofErr w:type="spellEnd"/>
      <w:r>
        <w:t xml:space="preserve"> COMP_CIRCUIT</w:t>
      </w:r>
    </w:p>
    <w:p w14:paraId="488B1348" w14:textId="77777777">
      <w:pPr>
        <w:bidi w:val="0"/>
        <w:rPr>
          <w:rtl/>
        </w:rPr>
      </w:pPr>
    </w:p>
    <w:p w14:paraId="1A6F7CD6" w14:textId="77777777">
      <w:pPr>
        <w:bidi w:val="0"/>
      </w:pPr>
      <w:r>
        <w:t xml:space="preserve">X_FF2 </w:t>
      </w:r>
      <w:proofErr w:type="spellStart"/>
      <w:r>
        <w:t>comp_out</w:t>
      </w:r>
      <w:proofErr w:type="spellEnd"/>
      <w:r>
        <w:t xml:space="preserve"> CLK FINAL_OUT </w:t>
      </w:r>
      <w:proofErr w:type="spellStart"/>
      <w:r>
        <w:t>FINAL_OUTbar</w:t>
      </w:r>
      <w:proofErr w:type="spellEnd"/>
      <w:r>
        <w:t xml:space="preserve"> DFF</w:t>
      </w:r>
    </w:p>
    <w:p w14:paraId="097ECF04" w14:textId="70701033">
      <w:r>
        <w:rPr>
          <w:rtl/>
        </w:rPr>
        <w:t xml:space="preserve">از دستورات </w:t>
      </w:r>
      <w:r>
        <w:rPr>
          <w:rStyle w:val="HTMLCode"/>
          <w:rFonts w:eastAsiaTheme="minorHAnsi"/>
        </w:rPr>
        <w:t>.measure</w:t>
      </w:r>
      <w:r>
        <w:t xml:space="preserve"> </w:t>
      </w:r>
      <w:r>
        <w:rPr>
          <w:rtl/>
        </w:rPr>
        <w:t>برای اندازه‌گیری پارامترهای مهم زمانی استفاده شده است</w:t>
      </w:r>
      <w:r>
        <w:t>:</w:t>
      </w:r>
    </w:p>
    <w:p w14:paraId="60D871FE" w14:textId="249F2FF8">
      <w:pPr>
        <w:rPr>
          <w:rFonts w:hint="cs"/>
          <w:rtl/>
        </w:rPr>
      </w:pPr>
      <w:proofErr w:type="spellStart"/>
      <w:r>
        <w:rPr>
          <w:rStyle w:val="HTMLCode"/>
          <w:rFonts w:eastAsiaTheme="minorHAnsi"/>
        </w:rPr>
        <w:t>tsetup_A</w:t>
      </w:r>
      <w:proofErr w:type="spellEnd"/>
      <w:r>
        <w:rPr>
          <w:rFonts w:hint="cs"/>
          <w:rtl/>
        </w:rPr>
        <w:t>:</w:t>
      </w:r>
      <w:r>
        <w:t xml:space="preserve"> </w:t>
      </w:r>
      <w:r>
        <w:rPr>
          <w:rtl/>
        </w:rPr>
        <w:t>زمان</w:t>
      </w:r>
      <w:r>
        <w:t xml:space="preserve"> Setup </w:t>
      </w:r>
      <w:r>
        <w:rPr>
          <w:rtl/>
        </w:rPr>
        <w:t>سیگنال</w:t>
      </w:r>
      <w:r>
        <w:t xml:space="preserve"> A </w:t>
      </w:r>
      <w:r>
        <w:rPr>
          <w:rtl/>
        </w:rPr>
        <w:t xml:space="preserve">نسبت به لبه </w:t>
      </w:r>
      <w:proofErr w:type="gramStart"/>
      <w:r>
        <w:rPr>
          <w:rtl/>
        </w:rPr>
        <w:t>بالاروند</w:t>
      </w:r>
      <w:r>
        <w:rPr>
          <w:rFonts w:hint="cs"/>
          <w:rtl/>
        </w:rPr>
        <w:t xml:space="preserve">ه </w:t>
      </w:r>
      <w:r>
        <w:t xml:space="preserve"> </w:t>
      </w:r>
      <w:proofErr w:type="spellStart"/>
      <w:r>
        <w:t>CL</w:t>
      </w:r>
      <w:r>
        <w:t>k</w:t>
      </w:r>
      <w:proofErr w:type="spellEnd"/>
      <w:proofErr w:type="gramEnd"/>
      <w:r>
        <w:rPr>
          <w:rFonts w:hint="cs"/>
          <w:rtl/>
        </w:rPr>
        <w:t xml:space="preserve"> .</w:t>
      </w:r>
    </w:p>
    <w:p w14:paraId="6A99F72F" w14:textId="101EE91B">
      <w:proofErr w:type="spellStart"/>
      <w:r>
        <w:rPr>
          <w:rStyle w:val="HTMLCode"/>
          <w:rFonts w:eastAsiaTheme="minorHAnsi"/>
        </w:rPr>
        <w:t>thold_A</w:t>
      </w:r>
      <w:proofErr w:type="spellEnd"/>
      <w:r>
        <w:rPr>
          <w:rFonts w:hint="cs"/>
          <w:rtl/>
        </w:rPr>
        <w:t>:</w:t>
      </w:r>
      <w:r>
        <w:t xml:space="preserve"> </w:t>
      </w:r>
      <w:r>
        <w:rPr>
          <w:rtl/>
        </w:rPr>
        <w:t>زمان</w:t>
      </w:r>
      <w:r>
        <w:t xml:space="preserve"> Hold </w:t>
      </w:r>
      <w:r>
        <w:rPr>
          <w:rtl/>
        </w:rPr>
        <w:t>پس از لبه بالارونده</w:t>
      </w:r>
      <w:r>
        <w:t xml:space="preserve"> </w:t>
      </w:r>
      <w:proofErr w:type="gramStart"/>
      <w:r>
        <w:t>CLK</w:t>
      </w:r>
      <w:r>
        <w:rPr>
          <w:rFonts w:hint="cs"/>
          <w:rtl/>
        </w:rPr>
        <w:t xml:space="preserve"> .</w:t>
      </w:r>
      <w:proofErr w:type="gramEnd"/>
    </w:p>
    <w:p w14:paraId="2FACC514" w14:textId="3EF64900">
      <w:proofErr w:type="spellStart"/>
      <w:proofErr w:type="gramStart"/>
      <w:r>
        <w:rPr>
          <w:rStyle w:val="HTMLCode"/>
          <w:rFonts w:eastAsiaTheme="minorHAnsi"/>
        </w:rPr>
        <w:t>tCQ</w:t>
      </w:r>
      <w:proofErr w:type="spellEnd"/>
      <w:r>
        <w:rPr>
          <w:rFonts w:hint="cs"/>
          <w:rtl/>
        </w:rPr>
        <w:t>:</w:t>
      </w:r>
      <w:r>
        <w:rPr>
          <w:rtl/>
        </w:rPr>
        <w:t>زمان</w:t>
      </w:r>
      <w:proofErr w:type="gramEnd"/>
      <w:r>
        <w:rPr>
          <w:rtl/>
        </w:rPr>
        <w:t xml:space="preserve"> تأخیر</w:t>
      </w:r>
      <w:r>
        <w:t xml:space="preserve"> Clock-to-Q </w:t>
      </w:r>
      <w:r>
        <w:rPr>
          <w:rtl/>
        </w:rPr>
        <w:t>از لبه</w:t>
      </w:r>
      <w:r>
        <w:t xml:space="preserve"> CLK </w:t>
      </w:r>
      <w:r>
        <w:rPr>
          <w:rtl/>
        </w:rPr>
        <w:t>تا خروجی رجیستر</w:t>
      </w:r>
      <w:r>
        <w:t xml:space="preserve"> </w:t>
      </w:r>
      <w:proofErr w:type="spellStart"/>
      <w:r>
        <w:t>A_reg</w:t>
      </w:r>
      <w:proofErr w:type="spellEnd"/>
      <w:r>
        <w:rPr>
          <w:rFonts w:hint="cs"/>
          <w:rtl/>
        </w:rPr>
        <w:t xml:space="preserve"> </w:t>
      </w:r>
    </w:p>
    <w:p w14:paraId="1211658A" w14:textId="6B3E6B24">
      <w:proofErr w:type="spellStart"/>
      <w:r>
        <w:rPr>
          <w:rStyle w:val="HTMLCode"/>
          <w:rFonts w:eastAsiaTheme="minorHAnsi"/>
        </w:rPr>
        <w:t>tpd_fall_A</w:t>
      </w:r>
      <w:proofErr w:type="spellEnd"/>
      <w:r>
        <w:rPr>
          <w:rFonts w:hint="cs"/>
          <w:rtl/>
        </w:rPr>
        <w:t>:</w:t>
      </w:r>
      <w:r>
        <w:t xml:space="preserve"> </w:t>
      </w:r>
      <w:r>
        <w:rPr>
          <w:rtl/>
        </w:rPr>
        <w:t>تأخیر انتشار مسیر بحرانی از رجیستر ورودی تا خروجی مدار محاسباتی</w:t>
      </w:r>
      <w:r>
        <w:t>.</w:t>
      </w:r>
    </w:p>
    <w:p w14:paraId="4214E2C0" w14:textId="095B600B">
      <w:pPr>
        <w:rPr>
          <w:rtl/>
        </w:rPr>
      </w:pPr>
      <w:r>
        <w:rPr>
          <w:rtl/>
        </w:rPr>
        <w:t>این مقادیر برای تحلیل کامل مسیرهای زمانی و بررسی امکان پیاده‌سازی سیستم کلاک‌دار استفاده می‌شوند</w:t>
      </w:r>
      <w:r>
        <w:t>.</w:t>
      </w:r>
    </w:p>
    <w:p w14:paraId="11802DB6" w14:textId="0D9D8E7D">
      <w:pPr>
        <w:rPr>
          <w:rtl/>
        </w:rPr>
      </w:pPr>
      <w:r>
        <w:rPr>
          <w:rtl/>
        </w:rPr>
        <w:t xml:space="preserve">در نهایت، با دستور </w:t>
      </w:r>
      <w:r>
        <w:rPr>
          <w:rStyle w:val="HTMLCode"/>
          <w:rFonts w:eastAsiaTheme="minorHAnsi"/>
        </w:rPr>
        <w:t>.TRAN 1p 200n</w:t>
      </w:r>
      <w:r>
        <w:t xml:space="preserve"> </w:t>
      </w:r>
      <w:r>
        <w:rPr>
          <w:rtl/>
        </w:rPr>
        <w:t>تحلیل گذرای مدار به‌مدت 200</w:t>
      </w:r>
      <w:r>
        <w:t xml:space="preserve">ns </w:t>
      </w:r>
      <w:r>
        <w:rPr>
          <w:rtl/>
        </w:rPr>
        <w:t>با گام زمانی 1</w:t>
      </w:r>
      <w:proofErr w:type="spellStart"/>
      <w:r>
        <w:t>ps</w:t>
      </w:r>
      <w:proofErr w:type="spellEnd"/>
      <w:r>
        <w:t xml:space="preserve"> </w:t>
      </w:r>
      <w:r>
        <w:rPr>
          <w:rtl/>
        </w:rPr>
        <w:t xml:space="preserve">انجام می‌شود. نتایج با </w:t>
      </w:r>
      <w:r>
        <w:rPr>
          <w:rStyle w:val="HTMLCode"/>
          <w:rFonts w:eastAsiaTheme="minorHAnsi"/>
        </w:rPr>
        <w:t>.PROBE</w:t>
      </w:r>
      <w:r>
        <w:t xml:space="preserve"> </w:t>
      </w:r>
      <w:r>
        <w:rPr>
          <w:rtl/>
        </w:rPr>
        <w:t xml:space="preserve">ثبت می‌شوند و فایل با دستور </w:t>
      </w:r>
      <w:r>
        <w:rPr>
          <w:rStyle w:val="HTMLCode"/>
          <w:rFonts w:eastAsiaTheme="minorHAnsi"/>
        </w:rPr>
        <w:t>.end</w:t>
      </w:r>
      <w:r>
        <w:t xml:space="preserve"> </w:t>
      </w:r>
      <w:r>
        <w:rPr>
          <w:rtl/>
        </w:rPr>
        <w:t>پایان می‌یابد. این اطلاعات برای مشاهده دقیق شکل موج‌ها در ابزارهایی مانند</w:t>
      </w:r>
      <w:r>
        <w:t xml:space="preserve"> </w:t>
      </w:r>
      <w:proofErr w:type="spellStart"/>
      <w:r>
        <w:t>CosmosScope</w:t>
      </w:r>
      <w:proofErr w:type="spellEnd"/>
      <w:r>
        <w:t xml:space="preserve"> </w:t>
      </w:r>
      <w:r>
        <w:rPr>
          <w:rtl/>
        </w:rPr>
        <w:t>کاربرد دارد</w:t>
      </w:r>
      <w:r>
        <w:t>.</w:t>
      </w:r>
    </w:p>
    <w:p w14:paraId="364BC4C1" w14:textId="77777777">
      <w:pPr>
        <w:bidi w:val="0"/>
      </w:pPr>
      <w:r>
        <w:rPr>
          <w:rtl/>
        </w:rPr>
        <w:t xml:space="preserve">* </w:t>
      </w:r>
      <w:r>
        <w:t>Transient Analysis</w:t>
      </w:r>
    </w:p>
    <w:p w14:paraId="13C7F443" w14:textId="77777777">
      <w:pPr>
        <w:bidi w:val="0"/>
      </w:pPr>
      <w:r>
        <w:rPr>
          <w:rtl/>
        </w:rPr>
        <w:t>.</w:t>
      </w:r>
      <w:r>
        <w:t>TRAN 1p 200n</w:t>
      </w:r>
    </w:p>
    <w:p w14:paraId="78F26123" w14:textId="77777777">
      <w:pPr>
        <w:bidi w:val="0"/>
      </w:pPr>
      <w:r>
        <w:rPr>
          <w:rtl/>
        </w:rPr>
        <w:t>.</w:t>
      </w:r>
      <w:r>
        <w:t>PROBE V(A) V(B) V(C) V(D) V(FINAL_OUT)</w:t>
      </w:r>
    </w:p>
    <w:p w14:paraId="058581C4" w14:textId="77777777">
      <w:pPr>
        <w:bidi w:val="0"/>
        <w:rPr>
          <w:rtl/>
        </w:rPr>
      </w:pPr>
    </w:p>
    <w:p w14:paraId="6DCFEE07" w14:textId="77777777">
      <w:pPr>
        <w:bidi w:val="0"/>
      </w:pPr>
      <w:r>
        <w:rPr>
          <w:rtl/>
        </w:rPr>
        <w:t xml:space="preserve">* </w:t>
      </w:r>
      <w:r>
        <w:t>Measurements for setup, hold and clock-to-Q times</w:t>
      </w:r>
    </w:p>
    <w:p w14:paraId="5CEB7ABA" w14:textId="77777777">
      <w:pPr>
        <w:bidi w:val="0"/>
      </w:pPr>
      <w:r>
        <w:rPr>
          <w:rtl/>
        </w:rPr>
        <w:t>.</w:t>
      </w:r>
      <w:r>
        <w:t xml:space="preserve">measure </w:t>
      </w:r>
      <w:proofErr w:type="spellStart"/>
      <w:r>
        <w:t>tran</w:t>
      </w:r>
      <w:proofErr w:type="spellEnd"/>
      <w:r>
        <w:t xml:space="preserve"> </w:t>
      </w:r>
      <w:proofErr w:type="spellStart"/>
      <w:r>
        <w:t>tsetup_A</w:t>
      </w:r>
      <w:proofErr w:type="spellEnd"/>
      <w:r>
        <w:t xml:space="preserve"> trig v(A) </w:t>
      </w:r>
      <w:proofErr w:type="spellStart"/>
      <w:r>
        <w:t>val</w:t>
      </w:r>
      <w:proofErr w:type="spellEnd"/>
      <w:r>
        <w:t>='</w:t>
      </w:r>
      <w:proofErr w:type="spellStart"/>
      <w:r>
        <w:t>vdd</w:t>
      </w:r>
      <w:proofErr w:type="spellEnd"/>
      <w:r>
        <w:t xml:space="preserve">/2' cross=1 </w:t>
      </w:r>
      <w:proofErr w:type="spellStart"/>
      <w:r>
        <w:t>targ</w:t>
      </w:r>
      <w:proofErr w:type="spellEnd"/>
      <w:r>
        <w:t xml:space="preserve"> v(CLK) </w:t>
      </w:r>
      <w:proofErr w:type="spellStart"/>
      <w:r>
        <w:t>val</w:t>
      </w:r>
      <w:proofErr w:type="spellEnd"/>
      <w:r>
        <w:t>='</w:t>
      </w:r>
      <w:proofErr w:type="spellStart"/>
      <w:r>
        <w:t>vdd</w:t>
      </w:r>
      <w:proofErr w:type="spellEnd"/>
      <w:r>
        <w:t>/2' rise=1</w:t>
      </w:r>
    </w:p>
    <w:p w14:paraId="50D018E5" w14:textId="77777777">
      <w:pPr>
        <w:bidi w:val="0"/>
      </w:pPr>
      <w:r>
        <w:rPr>
          <w:rtl/>
        </w:rPr>
        <w:t>.</w:t>
      </w:r>
      <w:r>
        <w:t xml:space="preserve">measure </w:t>
      </w:r>
      <w:proofErr w:type="spellStart"/>
      <w:r>
        <w:t>tran</w:t>
      </w:r>
      <w:proofErr w:type="spellEnd"/>
      <w:r>
        <w:t xml:space="preserve"> </w:t>
      </w:r>
      <w:proofErr w:type="spellStart"/>
      <w:r>
        <w:t>thold_A</w:t>
      </w:r>
      <w:proofErr w:type="spellEnd"/>
      <w:r>
        <w:t xml:space="preserve"> trig v(CLK) </w:t>
      </w:r>
      <w:proofErr w:type="spellStart"/>
      <w:r>
        <w:t>val</w:t>
      </w:r>
      <w:proofErr w:type="spellEnd"/>
      <w:r>
        <w:t>='</w:t>
      </w:r>
      <w:proofErr w:type="spellStart"/>
      <w:r>
        <w:t>vdd</w:t>
      </w:r>
      <w:proofErr w:type="spellEnd"/>
      <w:r>
        <w:t xml:space="preserve">/2' rise=1 </w:t>
      </w:r>
      <w:proofErr w:type="spellStart"/>
      <w:r>
        <w:t>targ</w:t>
      </w:r>
      <w:proofErr w:type="spellEnd"/>
      <w:r>
        <w:t xml:space="preserve"> v(A) </w:t>
      </w:r>
      <w:proofErr w:type="spellStart"/>
      <w:r>
        <w:t>val</w:t>
      </w:r>
      <w:proofErr w:type="spellEnd"/>
      <w:r>
        <w:t>='</w:t>
      </w:r>
      <w:proofErr w:type="spellStart"/>
      <w:r>
        <w:t>vdd</w:t>
      </w:r>
      <w:proofErr w:type="spellEnd"/>
      <w:r>
        <w:t>/2' cross=1</w:t>
      </w:r>
    </w:p>
    <w:p w14:paraId="5A57F589" w14:textId="77777777">
      <w:pPr>
        <w:bidi w:val="0"/>
      </w:pPr>
      <w:r>
        <w:rPr>
          <w:rtl/>
        </w:rPr>
        <w:t>.</w:t>
      </w:r>
      <w:r>
        <w:t xml:space="preserve">measure </w:t>
      </w:r>
      <w:proofErr w:type="spellStart"/>
      <w:r>
        <w:t>tran</w:t>
      </w:r>
      <w:proofErr w:type="spellEnd"/>
      <w:r>
        <w:t xml:space="preserve"> </w:t>
      </w:r>
      <w:proofErr w:type="spellStart"/>
      <w:r>
        <w:t>tCQ</w:t>
      </w:r>
      <w:proofErr w:type="spellEnd"/>
      <w:r>
        <w:t xml:space="preserve"> trig v(CLK) </w:t>
      </w:r>
      <w:proofErr w:type="spellStart"/>
      <w:r>
        <w:t>val</w:t>
      </w:r>
      <w:proofErr w:type="spellEnd"/>
      <w:r>
        <w:t>='</w:t>
      </w:r>
      <w:proofErr w:type="spellStart"/>
      <w:r>
        <w:t>vdd</w:t>
      </w:r>
      <w:proofErr w:type="spellEnd"/>
      <w:r>
        <w:t xml:space="preserve">/2' rise=1 </w:t>
      </w:r>
      <w:proofErr w:type="spellStart"/>
      <w:r>
        <w:t>targ</w:t>
      </w:r>
      <w:proofErr w:type="spellEnd"/>
      <w:r>
        <w:t xml:space="preserve"> v(</w:t>
      </w:r>
      <w:proofErr w:type="spellStart"/>
      <w:r>
        <w:t>A_reg</w:t>
      </w:r>
      <w:proofErr w:type="spellEnd"/>
      <w:r>
        <w:t xml:space="preserve">) </w:t>
      </w:r>
      <w:proofErr w:type="spellStart"/>
      <w:r>
        <w:t>val</w:t>
      </w:r>
      <w:proofErr w:type="spellEnd"/>
      <w:r>
        <w:t>='</w:t>
      </w:r>
      <w:proofErr w:type="spellStart"/>
      <w:r>
        <w:t>vdd</w:t>
      </w:r>
      <w:proofErr w:type="spellEnd"/>
      <w:r>
        <w:t>/2' cross=1</w:t>
      </w:r>
    </w:p>
    <w:p w14:paraId="7B737BA2" w14:textId="77777777">
      <w:pPr>
        <w:bidi w:val="0"/>
        <w:rPr>
          <w:rtl/>
        </w:rPr>
      </w:pPr>
    </w:p>
    <w:p w14:paraId="185AE127" w14:textId="77777777">
      <w:pPr>
        <w:bidi w:val="0"/>
      </w:pPr>
      <w:r>
        <w:rPr>
          <w:rtl/>
        </w:rPr>
        <w:t xml:space="preserve">* </w:t>
      </w:r>
      <w:r>
        <w:t>Measurements for worst-case delay</w:t>
      </w:r>
    </w:p>
    <w:p w14:paraId="717C4CD6" w14:textId="77777777">
      <w:pPr>
        <w:bidi w:val="0"/>
        <w:rPr>
          <w:rtl/>
        </w:rPr>
      </w:pPr>
    </w:p>
    <w:p w14:paraId="489CAC5F" w14:textId="77777777">
      <w:pPr>
        <w:bidi w:val="0"/>
      </w:pPr>
      <w:r>
        <w:rPr>
          <w:rtl/>
        </w:rPr>
        <w:t>.</w:t>
      </w:r>
      <w:r>
        <w:t xml:space="preserve">measure </w:t>
      </w:r>
      <w:proofErr w:type="spellStart"/>
      <w:r>
        <w:t>tran</w:t>
      </w:r>
      <w:proofErr w:type="spellEnd"/>
      <w:r>
        <w:t xml:space="preserve"> </w:t>
      </w:r>
      <w:proofErr w:type="spellStart"/>
      <w:r>
        <w:t>tpd_fall_A</w:t>
      </w:r>
      <w:proofErr w:type="spellEnd"/>
      <w:r>
        <w:t xml:space="preserve"> trig v(</w:t>
      </w:r>
      <w:proofErr w:type="spellStart"/>
      <w:r>
        <w:t>A_reg</w:t>
      </w:r>
      <w:proofErr w:type="spellEnd"/>
      <w:r>
        <w:t xml:space="preserve">) </w:t>
      </w:r>
      <w:proofErr w:type="spellStart"/>
      <w:r>
        <w:t>val</w:t>
      </w:r>
      <w:proofErr w:type="spellEnd"/>
      <w:r>
        <w:t>='</w:t>
      </w:r>
      <w:proofErr w:type="spellStart"/>
      <w:r>
        <w:t>vdd</w:t>
      </w:r>
      <w:proofErr w:type="spellEnd"/>
      <w:r>
        <w:t xml:space="preserve">/2' fall=1 </w:t>
      </w:r>
      <w:proofErr w:type="spellStart"/>
      <w:r>
        <w:t>targ</w:t>
      </w:r>
      <w:proofErr w:type="spellEnd"/>
      <w:r>
        <w:t xml:space="preserve"> v(</w:t>
      </w:r>
      <w:proofErr w:type="spellStart"/>
      <w:r>
        <w:t>comp_out</w:t>
      </w:r>
      <w:proofErr w:type="spellEnd"/>
      <w:r>
        <w:t xml:space="preserve">) </w:t>
      </w:r>
      <w:proofErr w:type="spellStart"/>
      <w:r>
        <w:t>val</w:t>
      </w:r>
      <w:proofErr w:type="spellEnd"/>
      <w:r>
        <w:t>='</w:t>
      </w:r>
      <w:proofErr w:type="spellStart"/>
      <w:r>
        <w:t>vdd</w:t>
      </w:r>
      <w:proofErr w:type="spellEnd"/>
      <w:r>
        <w:t>/2' rise=1</w:t>
      </w:r>
    </w:p>
    <w:p w14:paraId="3D8D9174" w14:textId="77777777">
      <w:pPr>
        <w:bidi w:val="0"/>
        <w:rPr>
          <w:rtl/>
        </w:rPr>
      </w:pPr>
    </w:p>
    <w:p w14:paraId="2DF8A6DE" w14:textId="162A569D">
      <w:pPr>
        <w:bidi w:val="0"/>
        <w:rPr>
          <w:color w:val="000000" w:themeColor="text1"/>
          <w:rtl/>
        </w:rPr>
      </w:pPr>
      <w:r>
        <w:rPr>
          <w:color w:val="000000" w:themeColor="text1"/>
          <w:rtl/>
        </w:rPr>
        <w:t>.</w:t>
      </w:r>
      <w:r>
        <w:rPr>
          <w:color w:val="000000" w:themeColor="text1"/>
        </w:rPr>
        <w:t>end</w:t>
      </w:r>
    </w:p>
    <w:p w14:paraId="71496FAB" w14:textId="1AEC8AE9">
      <w:pPr>
        <w:rPr>
          <w:color w:val="000000" w:themeColor="text1"/>
          <w:rtl/>
        </w:rPr>
      </w:pPr>
      <w:r>
        <w:rPr>
          <w:rFonts w:hint="cs"/>
          <w:color w:val="000000" w:themeColor="text1"/>
          <w:rtl/>
        </w:rPr>
        <w:t>سوالات بخش 2</w:t>
      </w:r>
    </w:p>
    <w:p w14:paraId="7043542A" w14:textId="2409A01B">
      <w:r>
        <w:rPr>
          <w:rFonts w:hint="cs"/>
          <w:color w:val="000000" w:themeColor="text1"/>
          <w:rtl/>
        </w:rPr>
        <w:t xml:space="preserve">1: </w:t>
      </w:r>
      <w:r>
        <w:rPr>
          <w:rtl/>
        </w:rPr>
        <w:t>ساختار</w:t>
      </w:r>
      <w:r>
        <w:t xml:space="preserve"> Master–Slave D-FF </w:t>
      </w:r>
      <w:r>
        <w:rPr>
          <w:rtl/>
        </w:rPr>
        <w:t xml:space="preserve">شکل ۳ از دو </w:t>
      </w:r>
      <w:r>
        <w:rPr>
          <w:rStyle w:val="Strong"/>
        </w:rPr>
        <w:t>D-Latch</w:t>
      </w:r>
      <w:r>
        <w:t xml:space="preserve"> </w:t>
      </w:r>
      <w:r>
        <w:rPr>
          <w:rtl/>
        </w:rPr>
        <w:t xml:space="preserve">پشت سرهم تشکیل شده است؛ لچِ اوّل با سیگنال </w:t>
      </w:r>
      <w:r>
        <w:rPr>
          <w:rFonts w:hint="cs"/>
          <w:rtl/>
        </w:rPr>
        <w:t xml:space="preserve"> </w:t>
      </w:r>
      <w:r>
        <w:rPr>
          <w:rStyle w:val="HTMLCode"/>
          <w:rFonts w:eastAsiaTheme="majorEastAsia"/>
        </w:rPr>
        <w:t>CLK̅</w:t>
      </w:r>
      <w:r>
        <w:t xml:space="preserve"> </w:t>
      </w:r>
      <w:r>
        <w:rPr>
          <w:rtl/>
        </w:rPr>
        <w:t xml:space="preserve">و لچِ دوم با </w:t>
      </w:r>
      <w:r>
        <w:rPr>
          <w:rStyle w:val="HTMLCode"/>
          <w:rFonts w:eastAsiaTheme="majorEastAsia"/>
        </w:rPr>
        <w:t>CLK</w:t>
      </w:r>
      <w:r>
        <w:t xml:space="preserve"> </w:t>
      </w:r>
      <w:r>
        <w:rPr>
          <w:rtl/>
        </w:rPr>
        <w:t xml:space="preserve">درایو می‌شود. در نتیجه، وقتی </w:t>
      </w:r>
      <w:r>
        <w:rPr>
          <w:rStyle w:val="HTMLCode"/>
          <w:rFonts w:eastAsiaTheme="majorEastAsia"/>
        </w:rPr>
        <w:t>CLK</w:t>
      </w:r>
      <w:r>
        <w:t xml:space="preserve"> </w:t>
      </w:r>
      <w:r>
        <w:rPr>
          <w:rtl/>
        </w:rPr>
        <w:t>در لبه</w:t>
      </w:r>
      <w:r>
        <w:rPr>
          <w:rFonts w:ascii="Arial" w:hAnsi="Arial" w:cs="Arial" w:hint="cs"/>
          <w:rtl/>
        </w:rPr>
        <w:t>ی</w:t>
      </w:r>
      <w:r>
        <w:rPr>
          <w:rtl/>
        </w:rPr>
        <w:t xml:space="preserve"> </w:t>
      </w:r>
      <w:r>
        <w:rPr>
          <w:rStyle w:val="Strong"/>
          <w:rtl/>
        </w:rPr>
        <w:t>بالارونده</w:t>
      </w:r>
      <w:r>
        <w:rPr>
          <w:rtl/>
        </w:rPr>
        <w:t xml:space="preserve"> </w:t>
      </w:r>
      <w:r>
        <w:t>(</w:t>
      </w:r>
      <w:proofErr w:type="spellStart"/>
      <w:r>
        <w:t>Low→High</w:t>
      </w:r>
      <w:proofErr w:type="spellEnd"/>
      <w:r>
        <w:t xml:space="preserve">) </w:t>
      </w:r>
      <w:r>
        <w:rPr>
          <w:rtl/>
        </w:rPr>
        <w:t>تغییر می‌کند، لچ اوّل قفل می‌شود و لچ دوم شفاف می‌شود؛ بنابراین خروجی فقط در همین لبه به‌روزرسانی می‌شود. دلیل این رفتار آن است که سیگنال داده پس از گذر از لچ اوّل، در همان نیم‌چرخه</w:t>
      </w:r>
      <w:r>
        <w:rPr>
          <w:rFonts w:ascii="Arial" w:hAnsi="Arial" w:cs="Arial" w:hint="cs"/>
          <w:rtl/>
        </w:rPr>
        <w:t>ی</w:t>
      </w:r>
      <w:r>
        <w:rPr>
          <w:rtl/>
        </w:rPr>
        <w:t xml:space="preserve"> </w:t>
      </w:r>
      <w:r>
        <w:rPr>
          <w:rFonts w:hint="cs"/>
          <w:rtl/>
        </w:rPr>
        <w:t>کلاک</w:t>
      </w:r>
      <w:r>
        <w:rPr>
          <w:rtl/>
        </w:rPr>
        <w:t xml:space="preserve"> </w:t>
      </w:r>
      <w:r>
        <w:rPr>
          <w:rFonts w:hint="cs"/>
          <w:rtl/>
        </w:rPr>
        <w:t>به</w:t>
      </w:r>
      <w:r>
        <w:rPr>
          <w:rtl/>
        </w:rPr>
        <w:t xml:space="preserve"> </w:t>
      </w:r>
      <w:r>
        <w:rPr>
          <w:rFonts w:hint="cs"/>
          <w:rtl/>
        </w:rPr>
        <w:t>لچ</w:t>
      </w:r>
      <w:r>
        <w:rPr>
          <w:rtl/>
        </w:rPr>
        <w:t xml:space="preserve"> </w:t>
      </w:r>
      <w:r>
        <w:rPr>
          <w:rFonts w:hint="cs"/>
          <w:rtl/>
        </w:rPr>
        <w:t>دوم</w:t>
      </w:r>
      <w:r>
        <w:rPr>
          <w:rtl/>
        </w:rPr>
        <w:t xml:space="preserve"> </w:t>
      </w:r>
      <w:r>
        <w:rPr>
          <w:rFonts w:hint="cs"/>
          <w:rtl/>
        </w:rPr>
        <w:t>می‌رسد</w:t>
      </w:r>
      <w:r>
        <w:rPr>
          <w:rtl/>
        </w:rPr>
        <w:t xml:space="preserve"> </w:t>
      </w:r>
      <w:r>
        <w:rPr>
          <w:rFonts w:hint="cs"/>
          <w:rtl/>
        </w:rPr>
        <w:t>و</w:t>
      </w:r>
      <w:r>
        <w:rPr>
          <w:rtl/>
        </w:rPr>
        <w:t xml:space="preserve"> </w:t>
      </w:r>
      <w:r>
        <w:rPr>
          <w:rFonts w:hint="cs"/>
          <w:rtl/>
        </w:rPr>
        <w:t>تنها</w:t>
      </w:r>
      <w:r>
        <w:rPr>
          <w:rtl/>
        </w:rPr>
        <w:t xml:space="preserve"> </w:t>
      </w:r>
      <w:r>
        <w:rPr>
          <w:rFonts w:hint="cs"/>
          <w:rtl/>
        </w:rPr>
        <w:t>وقتی</w:t>
      </w:r>
      <w:r>
        <w:rPr>
          <w:rtl/>
        </w:rPr>
        <w:t xml:space="preserve"> </w:t>
      </w:r>
      <w:r>
        <w:rPr>
          <w:rFonts w:hint="cs"/>
          <w:rtl/>
        </w:rPr>
        <w:t>لچ</w:t>
      </w:r>
      <w:r>
        <w:rPr>
          <w:rtl/>
        </w:rPr>
        <w:t xml:space="preserve"> </w:t>
      </w:r>
      <w:r>
        <w:rPr>
          <w:rFonts w:hint="cs"/>
          <w:rtl/>
        </w:rPr>
        <w:t>دوم</w:t>
      </w:r>
      <w:r>
        <w:rPr>
          <w:rtl/>
        </w:rPr>
        <w:t xml:space="preserve"> </w:t>
      </w:r>
      <w:r>
        <w:rPr>
          <w:rFonts w:hint="cs"/>
          <w:rtl/>
        </w:rPr>
        <w:t>باز</w:t>
      </w:r>
      <w:r>
        <w:rPr>
          <w:rtl/>
        </w:rPr>
        <w:t xml:space="preserve"> </w:t>
      </w:r>
      <w:r>
        <w:rPr>
          <w:rFonts w:hint="cs"/>
          <w:rtl/>
        </w:rPr>
        <w:t>است</w:t>
      </w:r>
      <w:r>
        <w:t xml:space="preserve"> (CLK=1) </w:t>
      </w:r>
      <w:r>
        <w:rPr>
          <w:rtl/>
        </w:rPr>
        <w:t>اجازه</w:t>
      </w:r>
      <w:r>
        <w:rPr>
          <w:rFonts w:ascii="Arial" w:hAnsi="Arial" w:cs="Arial" w:hint="cs"/>
          <w:rtl/>
        </w:rPr>
        <w:t>ی</w:t>
      </w:r>
      <w:r>
        <w:rPr>
          <w:rtl/>
        </w:rPr>
        <w:t xml:space="preserve"> </w:t>
      </w:r>
      <w:r>
        <w:rPr>
          <w:rFonts w:hint="cs"/>
          <w:rtl/>
        </w:rPr>
        <w:t>عبور</w:t>
      </w:r>
      <w:r>
        <w:rPr>
          <w:rtl/>
        </w:rPr>
        <w:t xml:space="preserve"> </w:t>
      </w:r>
      <w:r>
        <w:rPr>
          <w:rFonts w:hint="cs"/>
          <w:rtl/>
        </w:rPr>
        <w:t>دارد</w:t>
      </w:r>
      <w:r>
        <w:t xml:space="preserve">. </w:t>
      </w:r>
    </w:p>
    <w:p w14:paraId="7F99C297" w14:textId="12C059EE">
      <w:pPr>
        <w:rPr>
          <w:color w:val="000000" w:themeColor="text1"/>
          <w:rtl/>
        </w:rPr>
      </w:pPr>
      <w:r>
        <w:rPr>
          <w:rFonts w:hint="cs"/>
          <w:color w:val="000000" w:themeColor="text1"/>
          <w:rtl/>
        </w:rPr>
        <w:t xml:space="preserve">با توجه به توضیحات بالا، فلیپ فلاپ ما </w:t>
      </w:r>
      <w:r>
        <w:rPr>
          <w:rFonts w:hint="cs"/>
          <w:color w:val="000000" w:themeColor="text1"/>
          <w:highlight w:val="yellow"/>
          <w:rtl/>
        </w:rPr>
        <w:t>حساس به لبه ی بالا رونده</w:t>
      </w:r>
      <w:r>
        <w:rPr>
          <w:rFonts w:hint="cs"/>
          <w:color w:val="000000" w:themeColor="text1"/>
          <w:rtl/>
        </w:rPr>
        <w:t xml:space="preserve"> می باشد.</w:t>
      </w:r>
    </w:p>
    <w:p w14:paraId="7846C059" w14:textId="4D4DFBB6">
      <w:pPr>
        <w:rPr>
          <w:color w:val="000000" w:themeColor="text1"/>
          <w:rtl/>
        </w:rPr>
      </w:pPr>
    </w:p>
    <w:p w14:paraId="43BE45D1" w14:textId="5424F5B9">
      <w:pPr>
        <w:rPr>
          <w:color w:val="000000" w:themeColor="text1"/>
          <w:rtl/>
        </w:rPr>
      </w:pPr>
      <w:r>
        <w:rPr>
          <w:rFonts w:hint="cs"/>
          <w:color w:val="000000" w:themeColor="text1"/>
          <w:rtl/>
        </w:rPr>
        <w:t>2:</w:t>
      </w:r>
    </w:p>
    <w:p w14:paraId="28F39493" w14:textId="321EEF33">
      <w:r>
        <w:rPr>
          <w:rtl/>
        </w:rPr>
        <w:t>در کد</w:t>
      </w:r>
      <w:r>
        <w:t xml:space="preserve"> HSPICE </w:t>
      </w:r>
      <w:r>
        <w:rPr>
          <w:rtl/>
        </w:rPr>
        <w:t xml:space="preserve">، زیرمدار </w:t>
      </w:r>
      <w:r>
        <w:rPr>
          <w:rStyle w:val="HTMLCode"/>
          <w:rFonts w:eastAsiaTheme="minorHAnsi"/>
        </w:rPr>
        <w:t>DFF</w:t>
      </w:r>
      <w:r>
        <w:t xml:space="preserve"> </w:t>
      </w:r>
      <w:r>
        <w:rPr>
          <w:rtl/>
        </w:rPr>
        <w:t xml:space="preserve">دقیقاً مطابق شکل ۳ ساخته شد (دو لچ + اینورتر تولید </w:t>
      </w:r>
      <w:r>
        <w:rPr>
          <w:rStyle w:val="HTMLCode"/>
          <w:rFonts w:eastAsiaTheme="minorHAnsi"/>
        </w:rPr>
        <w:t>CLK̅</w:t>
      </w:r>
      <w:r>
        <w:rPr>
          <w:rFonts w:hint="cs"/>
          <w:rtl/>
        </w:rPr>
        <w:t>)</w:t>
      </w:r>
      <w:r>
        <w:t xml:space="preserve">. </w:t>
      </w:r>
      <w:r>
        <w:rPr>
          <w:rtl/>
        </w:rPr>
        <w:t xml:space="preserve">شکل موج شبیه-سازی نشان می‌دهد که خروجی </w:t>
      </w:r>
      <w:r>
        <w:rPr>
          <w:rFonts w:hint="cs"/>
          <w:rtl/>
        </w:rPr>
        <w:t xml:space="preserve"> </w:t>
      </w:r>
      <w:r>
        <w:t>Q</w:t>
      </w:r>
      <w:r>
        <w:rPr>
          <w:rStyle w:val="HTMLCode"/>
          <w:rFonts w:eastAsiaTheme="minorHAnsi" w:hint="cs"/>
          <w:rtl/>
        </w:rPr>
        <w:t xml:space="preserve"> </w:t>
      </w:r>
      <w:r>
        <w:t xml:space="preserve"> </w:t>
      </w:r>
      <w:r>
        <w:rPr>
          <w:rtl/>
        </w:rPr>
        <w:t>تنها در لبه</w:t>
      </w:r>
      <w:r>
        <w:rPr>
          <w:rFonts w:ascii="Arial" w:hAnsi="Arial" w:cs="Arial" w:hint="cs"/>
          <w:rtl/>
        </w:rPr>
        <w:t>ی</w:t>
      </w:r>
      <w:r>
        <w:rPr>
          <w:rtl/>
        </w:rPr>
        <w:t xml:space="preserve"> </w:t>
      </w:r>
      <w:r>
        <w:rPr>
          <w:rFonts w:hint="cs"/>
          <w:rtl/>
        </w:rPr>
        <w:t>بالارونده</w:t>
      </w:r>
      <w:r>
        <w:rPr>
          <w:rFonts w:ascii="Arial" w:hAnsi="Arial" w:cs="Arial" w:hint="cs"/>
          <w:rtl/>
        </w:rPr>
        <w:t>ی</w:t>
      </w:r>
      <w:r>
        <w:rPr>
          <w:rtl/>
        </w:rPr>
        <w:t xml:space="preserve"> </w:t>
      </w:r>
      <w:r>
        <w:rPr>
          <w:rFonts w:hint="cs"/>
          <w:rtl/>
        </w:rPr>
        <w:t>کلاک</w:t>
      </w:r>
      <w:r>
        <w:rPr>
          <w:rtl/>
        </w:rPr>
        <w:t xml:space="preserve"> </w:t>
      </w:r>
      <w:r>
        <w:rPr>
          <w:rFonts w:hint="cs"/>
          <w:rtl/>
        </w:rPr>
        <w:t>تغییر</w:t>
      </w:r>
      <w:r>
        <w:rPr>
          <w:rtl/>
        </w:rPr>
        <w:t xml:space="preserve"> </w:t>
      </w:r>
      <w:r>
        <w:rPr>
          <w:rFonts w:hint="cs"/>
          <w:rtl/>
        </w:rPr>
        <w:t>می‌کند</w:t>
      </w:r>
      <w:r>
        <w:rPr>
          <w:rtl/>
        </w:rPr>
        <w:t xml:space="preserve"> </w:t>
      </w:r>
      <w:r>
        <w:rPr>
          <w:rFonts w:hint="cs"/>
          <w:rtl/>
        </w:rPr>
        <w:t>و</w:t>
      </w:r>
      <w:r>
        <w:rPr>
          <w:rtl/>
        </w:rPr>
        <w:t xml:space="preserve"> </w:t>
      </w:r>
      <w:r>
        <w:rPr>
          <w:rFonts w:hint="cs"/>
          <w:rtl/>
        </w:rPr>
        <w:t>در</w:t>
      </w:r>
      <w:r>
        <w:rPr>
          <w:rtl/>
        </w:rPr>
        <w:t xml:space="preserve"> </w:t>
      </w:r>
      <w:r>
        <w:rPr>
          <w:rFonts w:hint="cs"/>
          <w:rtl/>
        </w:rPr>
        <w:t>بقیۀ</w:t>
      </w:r>
      <w:r>
        <w:rPr>
          <w:rtl/>
        </w:rPr>
        <w:t xml:space="preserve"> </w:t>
      </w:r>
      <w:r>
        <w:rPr>
          <w:rFonts w:hint="cs"/>
          <w:rtl/>
        </w:rPr>
        <w:t>زمان</w:t>
      </w:r>
      <w:r>
        <w:rPr>
          <w:rtl/>
        </w:rPr>
        <w:t xml:space="preserve"> </w:t>
      </w:r>
      <w:r>
        <w:rPr>
          <w:rFonts w:hint="cs"/>
          <w:rtl/>
        </w:rPr>
        <w:t>پایدار</w:t>
      </w:r>
      <w:r>
        <w:rPr>
          <w:rtl/>
        </w:rPr>
        <w:t xml:space="preserve"> </w:t>
      </w:r>
      <w:r>
        <w:rPr>
          <w:rFonts w:hint="cs"/>
          <w:rtl/>
        </w:rPr>
        <w:t>می‌ماند؛</w:t>
      </w:r>
      <w:r>
        <w:rPr>
          <w:rtl/>
        </w:rPr>
        <w:t xml:space="preserve"> </w:t>
      </w:r>
      <w:r>
        <w:rPr>
          <w:rFonts w:hint="cs"/>
          <w:rtl/>
        </w:rPr>
        <w:t>این</w:t>
      </w:r>
      <w:r>
        <w:rPr>
          <w:rtl/>
        </w:rPr>
        <w:t xml:space="preserve"> </w:t>
      </w:r>
      <w:r>
        <w:rPr>
          <w:rFonts w:hint="cs"/>
          <w:rtl/>
        </w:rPr>
        <w:t>همان</w:t>
      </w:r>
      <w:r>
        <w:rPr>
          <w:rtl/>
        </w:rPr>
        <w:t xml:space="preserve"> </w:t>
      </w:r>
      <w:r>
        <w:rPr>
          <w:rFonts w:hint="cs"/>
          <w:rtl/>
        </w:rPr>
        <w:t>عملکرد</w:t>
      </w:r>
      <w:r>
        <w:rPr>
          <w:rtl/>
        </w:rPr>
        <w:t xml:space="preserve"> </w:t>
      </w:r>
      <w:r>
        <w:rPr>
          <w:rFonts w:hint="cs"/>
          <w:rtl/>
        </w:rPr>
        <w:t>صحیح</w:t>
      </w:r>
      <w:r>
        <w:rPr>
          <w:rtl/>
        </w:rPr>
        <w:t xml:space="preserve"> </w:t>
      </w:r>
      <w:r>
        <w:rPr>
          <w:rFonts w:hint="cs"/>
          <w:rtl/>
        </w:rPr>
        <w:t>یک</w:t>
      </w:r>
      <w:r>
        <w:rPr>
          <w:rtl/>
        </w:rPr>
        <w:t xml:space="preserve"> </w:t>
      </w:r>
      <w:r>
        <w:rPr>
          <w:rFonts w:hint="cs"/>
          <w:rtl/>
        </w:rPr>
        <w:t>فلیپ‌فلاپ</w:t>
      </w:r>
      <w:r>
        <w:t xml:space="preserve"> D </w:t>
      </w:r>
      <w:r>
        <w:rPr>
          <w:rtl/>
        </w:rPr>
        <w:t>سنکرون است. برای مستندسازی، کافی است یک اسکرین‌شات از نرم‌افزار</w:t>
      </w:r>
      <w:r>
        <w:t xml:space="preserve"> </w:t>
      </w:r>
      <w:proofErr w:type="spellStart"/>
      <w:r>
        <w:t>CosmosScope</w:t>
      </w:r>
      <w:proofErr w:type="spellEnd"/>
      <w:r>
        <w:t xml:space="preserve"> </w:t>
      </w:r>
      <w:r>
        <w:rPr>
          <w:rtl/>
        </w:rPr>
        <w:t>ضمیمه کنید که سه سیگنال</w:t>
      </w:r>
      <w:r>
        <w:t xml:space="preserve"> D </w:t>
      </w:r>
      <w:r>
        <w:rPr>
          <w:rtl/>
        </w:rPr>
        <w:t>،</w:t>
      </w:r>
      <w:r>
        <w:t xml:space="preserve">CLK </w:t>
      </w:r>
      <w:r>
        <w:rPr>
          <w:rtl/>
        </w:rPr>
        <w:t>و</w:t>
      </w:r>
      <w:r>
        <w:t xml:space="preserve"> Q </w:t>
      </w:r>
      <w:r>
        <w:rPr>
          <w:rtl/>
        </w:rPr>
        <w:t>در آن دیده شود و انتقال خروجی دقیقاً روی لبه</w:t>
      </w:r>
      <w:r>
        <w:rPr>
          <w:rFonts w:ascii="Arial" w:hAnsi="Arial" w:cs="Arial" w:hint="cs"/>
          <w:rtl/>
        </w:rPr>
        <w:t>ی</w:t>
      </w:r>
      <w:r>
        <w:rPr>
          <w:rtl/>
        </w:rPr>
        <w:t xml:space="preserve"> </w:t>
      </w:r>
      <w:r>
        <w:rPr>
          <w:rFonts w:hint="cs"/>
          <w:rtl/>
        </w:rPr>
        <w:t>بالا</w:t>
      </w:r>
      <w:r>
        <w:rPr>
          <w:rtl/>
        </w:rPr>
        <w:t xml:space="preserve"> </w:t>
      </w:r>
      <w:r>
        <w:rPr>
          <w:rFonts w:hint="cs"/>
          <w:rtl/>
        </w:rPr>
        <w:t>اتفاق</w:t>
      </w:r>
      <w:r>
        <w:rPr>
          <w:rtl/>
        </w:rPr>
        <w:t xml:space="preserve"> </w:t>
      </w:r>
      <w:r>
        <w:rPr>
          <w:rFonts w:hint="cs"/>
          <w:rtl/>
        </w:rPr>
        <w:t>بیفتد</w:t>
      </w:r>
      <w:r>
        <w:t>.</w:t>
      </w:r>
    </w:p>
    <w:p w14:paraId="6731F20A" w14:textId="0637697D">
      <w:pPr>
        <w:rPr>
          <w:rFonts w:cs="Calibri"/>
          <w:rtl/>
        </w:rPr>
      </w:pPr>
      <w:r>
        <w:t xml:space="preserve"> </w:t>
      </w:r>
      <w:r>
        <w:rPr>
          <w:rFonts w:cs="Calibri" w:hint="cs"/>
          <w:rtl/>
        </w:rPr>
        <w:t>3:</w:t>
      </w:r>
    </w:p>
    <w:p w14:paraId="1D1BB9EA" w14:textId="77777777">
      <w:r>
        <w:rPr>
          <w:rtl/>
        </w:rPr>
        <w:t>قراردادن مدار محاسباتی بین دو رجیستر</w:t>
      </w:r>
    </w:p>
    <w:p w14:paraId="4BB7FCC8" w14:textId="44D65CAF">
      <w:r>
        <w:rPr>
          <w:rtl/>
        </w:rPr>
        <w:t>طبق دستور شکل ۳-۳، چهار فلیپ‌فلاپ ورودی</w:t>
      </w:r>
      <w:r>
        <w:t xml:space="preserve"> (</w:t>
      </w:r>
      <w:proofErr w:type="spellStart"/>
      <w:r>
        <w:rPr>
          <w:rStyle w:val="HTMLCode"/>
          <w:rFonts w:eastAsiaTheme="majorEastAsia"/>
        </w:rPr>
        <w:t>A_reg</w:t>
      </w:r>
      <w:proofErr w:type="spellEnd"/>
      <w:r>
        <w:rPr>
          <w:rStyle w:val="HTMLCode"/>
          <w:rFonts w:eastAsiaTheme="majorEastAsia"/>
        </w:rPr>
        <w:t xml:space="preserve"> … </w:t>
      </w:r>
      <w:proofErr w:type="spellStart"/>
      <w:r>
        <w:rPr>
          <w:rStyle w:val="HTMLCode"/>
          <w:rFonts w:eastAsiaTheme="majorEastAsia"/>
        </w:rPr>
        <w:t>D_reg</w:t>
      </w:r>
      <w:proofErr w:type="spellEnd"/>
      <w:r>
        <w:t xml:space="preserve">) </w:t>
      </w:r>
      <w:r>
        <w:rPr>
          <w:rtl/>
        </w:rPr>
        <w:t>و یک فلیپ‌فلاپ خروجی ساخته‌ایم (بلاک</w:t>
      </w:r>
      <w:r>
        <w:t xml:space="preserve"> «Register–Computation–Register»</w:t>
      </w:r>
      <w:r>
        <w:rPr>
          <w:rFonts w:hint="cs"/>
          <w:rtl/>
        </w:rPr>
        <w:t>)</w:t>
      </w:r>
      <w:r>
        <w:t xml:space="preserve">. </w:t>
      </w:r>
      <w:r>
        <w:rPr>
          <w:rtl/>
        </w:rPr>
        <w:t xml:space="preserve">مدار محاسباتی همان زیرمدار </w:t>
      </w:r>
      <w:r>
        <w:rPr>
          <w:rStyle w:val="HTMLCode"/>
          <w:rFonts w:eastAsiaTheme="majorEastAsia"/>
        </w:rPr>
        <w:t>COMP_CIRCUIT</w:t>
      </w:r>
      <w:r>
        <w:t xml:space="preserve"> </w:t>
      </w:r>
      <w:r>
        <w:rPr>
          <w:rtl/>
        </w:rPr>
        <w:t>بخش اوّل است و خروجی آن در فلیپ‌فلاپ انتهایی ثبت می‌شود. این پیکره‌بندی یک پایپ‌لاین دو مرحله‌ای ایجاد می‌کند که امکان افزایش فرکانس کلاک را فراهم می‌کند</w:t>
      </w:r>
      <w:r>
        <w:t>.</w:t>
      </w:r>
    </w:p>
    <w:p w14:paraId="16D69311" w14:textId="3993C60F">
      <w:pPr>
        <w:rPr>
          <w:rtl/>
        </w:rPr>
      </w:pPr>
      <w:r>
        <w:rPr>
          <w:rFonts w:cs="Calibri" w:hint="cs"/>
          <w:rtl/>
        </w:rPr>
        <w:t xml:space="preserve">4: </w:t>
      </w:r>
      <w:r>
        <w:rPr>
          <w:rtl/>
        </w:rPr>
        <w:t>اندازه‌گیری</w:t>
      </w:r>
      <w:r>
        <w:t xml:space="preserve"> </w:t>
      </w:r>
      <w:proofErr w:type="spellStart"/>
      <w:r>
        <w:t>tSetup</w:t>
      </w:r>
      <w:proofErr w:type="spellEnd"/>
      <w:r>
        <w:t xml:space="preserve"> </w:t>
      </w:r>
      <w:r>
        <w:rPr>
          <w:rtl/>
        </w:rPr>
        <w:t>،</w:t>
      </w:r>
      <w:proofErr w:type="spellStart"/>
      <w:r>
        <w:t>tHold</w:t>
      </w:r>
      <w:proofErr w:type="spellEnd"/>
      <w:r>
        <w:t xml:space="preserve"> </w:t>
      </w:r>
      <w:r>
        <w:rPr>
          <w:rtl/>
        </w:rPr>
        <w:t>و</w:t>
      </w:r>
      <w:r>
        <w:t xml:space="preserve"> </w:t>
      </w:r>
      <w:proofErr w:type="spellStart"/>
      <w:r>
        <w:t>tCQ</w:t>
      </w:r>
      <w:proofErr w:type="spellEnd"/>
      <w:r>
        <w:rPr>
          <w:rFonts w:hint="cs"/>
          <w:rtl/>
        </w:rPr>
        <w:t xml:space="preserve"> </w:t>
      </w:r>
    </w:p>
    <w:p w14:paraId="2A95F3DC" w14:textId="77777777">
      <w:pPr>
        <w:bidi w:val="0"/>
        <w:rPr>
          <w:rFonts w:cs="Calibri"/>
        </w:rPr>
      </w:pPr>
      <w:proofErr w:type="gramStart"/>
      <w:r>
        <w:rPr>
          <w:rFonts w:cs="Calibri"/>
        </w:rPr>
        <w:t>.measure</w:t>
      </w:r>
      <w:proofErr w:type="gramEnd"/>
      <w:r>
        <w:rPr>
          <w:rFonts w:cs="Calibri"/>
        </w:rPr>
        <w:t xml:space="preserve"> </w:t>
      </w:r>
      <w:proofErr w:type="spellStart"/>
      <w:r>
        <w:rPr>
          <w:rFonts w:cs="Calibri"/>
        </w:rPr>
        <w:t>tran</w:t>
      </w:r>
      <w:proofErr w:type="spellEnd"/>
      <w:r>
        <w:rPr>
          <w:rFonts w:cs="Calibri"/>
        </w:rPr>
        <w:t xml:space="preserve"> </w:t>
      </w:r>
      <w:proofErr w:type="spellStart"/>
      <w:r>
        <w:rPr>
          <w:rFonts w:cs="Calibri"/>
        </w:rPr>
        <w:t>tsetup_A</w:t>
      </w:r>
      <w:proofErr w:type="spellEnd"/>
      <w:r>
        <w:rPr>
          <w:rFonts w:cs="Calibri"/>
        </w:rPr>
        <w:t xml:space="preserve"> trig v(A) </w:t>
      </w:r>
      <w:proofErr w:type="spellStart"/>
      <w:r>
        <w:rPr>
          <w:rFonts w:cs="Calibri"/>
        </w:rPr>
        <w:t>val</w:t>
      </w:r>
      <w:proofErr w:type="spellEnd"/>
      <w:r>
        <w:rPr>
          <w:rFonts w:cs="Calibri"/>
        </w:rPr>
        <w:t>='</w:t>
      </w:r>
      <w:proofErr w:type="spellStart"/>
      <w:r>
        <w:rPr>
          <w:rFonts w:cs="Calibri"/>
        </w:rPr>
        <w:t>vdd</w:t>
      </w:r>
      <w:proofErr w:type="spellEnd"/>
      <w:r>
        <w:rPr>
          <w:rFonts w:cs="Calibri"/>
        </w:rPr>
        <w:t xml:space="preserve">/2' cross=1 </w:t>
      </w:r>
      <w:proofErr w:type="spellStart"/>
      <w:r>
        <w:rPr>
          <w:rFonts w:cs="Calibri"/>
        </w:rPr>
        <w:t>targ</w:t>
      </w:r>
      <w:proofErr w:type="spellEnd"/>
      <w:r>
        <w:rPr>
          <w:rFonts w:cs="Calibri"/>
        </w:rPr>
        <w:t xml:space="preserve"> v(CLK) </w:t>
      </w:r>
      <w:proofErr w:type="spellStart"/>
      <w:r>
        <w:rPr>
          <w:rFonts w:cs="Calibri"/>
        </w:rPr>
        <w:t>val</w:t>
      </w:r>
      <w:proofErr w:type="spellEnd"/>
      <w:r>
        <w:rPr>
          <w:rFonts w:cs="Calibri"/>
        </w:rPr>
        <w:t>='</w:t>
      </w:r>
      <w:proofErr w:type="spellStart"/>
      <w:r>
        <w:rPr>
          <w:rFonts w:cs="Calibri"/>
        </w:rPr>
        <w:t>vdd</w:t>
      </w:r>
      <w:proofErr w:type="spellEnd"/>
      <w:r>
        <w:rPr>
          <w:rFonts w:cs="Calibri"/>
        </w:rPr>
        <w:t>/2' rise=1</w:t>
      </w:r>
    </w:p>
    <w:p w14:paraId="55B919CF" w14:textId="77777777">
      <w:pPr>
        <w:bidi w:val="0"/>
        <w:rPr>
          <w:rFonts w:cs="Calibri"/>
        </w:rPr>
      </w:pPr>
      <w:proofErr w:type="gramStart"/>
      <w:r>
        <w:rPr>
          <w:rFonts w:cs="Calibri"/>
        </w:rPr>
        <w:t>.measure</w:t>
      </w:r>
      <w:proofErr w:type="gramEnd"/>
      <w:r>
        <w:rPr>
          <w:rFonts w:cs="Calibri"/>
        </w:rPr>
        <w:t xml:space="preserve"> </w:t>
      </w:r>
      <w:proofErr w:type="spellStart"/>
      <w:r>
        <w:rPr>
          <w:rFonts w:cs="Calibri"/>
        </w:rPr>
        <w:t>tran</w:t>
      </w:r>
      <w:proofErr w:type="spellEnd"/>
      <w:r>
        <w:rPr>
          <w:rFonts w:cs="Calibri"/>
        </w:rPr>
        <w:t xml:space="preserve"> </w:t>
      </w:r>
      <w:proofErr w:type="spellStart"/>
      <w:r>
        <w:rPr>
          <w:rFonts w:cs="Calibri"/>
        </w:rPr>
        <w:t>thold_A</w:t>
      </w:r>
      <w:proofErr w:type="spellEnd"/>
      <w:r>
        <w:rPr>
          <w:rFonts w:cs="Calibri"/>
        </w:rPr>
        <w:t xml:space="preserve"> trig v(CLK) </w:t>
      </w:r>
      <w:proofErr w:type="spellStart"/>
      <w:r>
        <w:rPr>
          <w:rFonts w:cs="Calibri"/>
        </w:rPr>
        <w:t>val</w:t>
      </w:r>
      <w:proofErr w:type="spellEnd"/>
      <w:r>
        <w:rPr>
          <w:rFonts w:cs="Calibri"/>
        </w:rPr>
        <w:t>='</w:t>
      </w:r>
      <w:proofErr w:type="spellStart"/>
      <w:r>
        <w:rPr>
          <w:rFonts w:cs="Calibri"/>
        </w:rPr>
        <w:t>vdd</w:t>
      </w:r>
      <w:proofErr w:type="spellEnd"/>
      <w:r>
        <w:rPr>
          <w:rFonts w:cs="Calibri"/>
        </w:rPr>
        <w:t xml:space="preserve">/2' rise=1 </w:t>
      </w:r>
      <w:proofErr w:type="spellStart"/>
      <w:r>
        <w:rPr>
          <w:rFonts w:cs="Calibri"/>
        </w:rPr>
        <w:t>targ</w:t>
      </w:r>
      <w:proofErr w:type="spellEnd"/>
      <w:r>
        <w:rPr>
          <w:rFonts w:cs="Calibri"/>
        </w:rPr>
        <w:t xml:space="preserve"> v(A) </w:t>
      </w:r>
      <w:proofErr w:type="spellStart"/>
      <w:r>
        <w:rPr>
          <w:rFonts w:cs="Calibri"/>
        </w:rPr>
        <w:t>val</w:t>
      </w:r>
      <w:proofErr w:type="spellEnd"/>
      <w:r>
        <w:rPr>
          <w:rFonts w:cs="Calibri"/>
        </w:rPr>
        <w:t>='</w:t>
      </w:r>
      <w:proofErr w:type="spellStart"/>
      <w:r>
        <w:rPr>
          <w:rFonts w:cs="Calibri"/>
        </w:rPr>
        <w:t>vdd</w:t>
      </w:r>
      <w:proofErr w:type="spellEnd"/>
      <w:r>
        <w:rPr>
          <w:rFonts w:cs="Calibri"/>
        </w:rPr>
        <w:t>/2' cross=1</w:t>
      </w:r>
    </w:p>
    <w:p w14:paraId="7521F6E0" w14:textId="392000B4">
      <w:pPr>
        <w:bidi w:val="0"/>
        <w:rPr>
          <w:rFonts w:cs="Calibri" w:hint="cs"/>
          <w:rtl/>
        </w:rPr>
      </w:pPr>
      <w:proofErr w:type="gramStart"/>
      <w:r>
        <w:rPr>
          <w:rFonts w:cs="Calibri"/>
        </w:rPr>
        <w:t>.measure</w:t>
      </w:r>
      <w:proofErr w:type="gramEnd"/>
      <w:r>
        <w:rPr>
          <w:rFonts w:cs="Calibri"/>
        </w:rPr>
        <w:t xml:space="preserve"> </w:t>
      </w:r>
      <w:proofErr w:type="spellStart"/>
      <w:r>
        <w:rPr>
          <w:rFonts w:cs="Calibri"/>
        </w:rPr>
        <w:t>tran</w:t>
      </w:r>
      <w:proofErr w:type="spellEnd"/>
      <w:r>
        <w:rPr>
          <w:rFonts w:cs="Calibri"/>
        </w:rPr>
        <w:t xml:space="preserve"> </w:t>
      </w:r>
      <w:proofErr w:type="spellStart"/>
      <w:r>
        <w:rPr>
          <w:rFonts w:cs="Calibri"/>
        </w:rPr>
        <w:t>tCQ</w:t>
      </w:r>
      <w:proofErr w:type="spellEnd"/>
      <w:r>
        <w:rPr>
          <w:rFonts w:cs="Calibri"/>
        </w:rPr>
        <w:t xml:space="preserve"> trig v(CLK) </w:t>
      </w:r>
      <w:proofErr w:type="spellStart"/>
      <w:r>
        <w:rPr>
          <w:rFonts w:cs="Calibri"/>
        </w:rPr>
        <w:t>val</w:t>
      </w:r>
      <w:proofErr w:type="spellEnd"/>
      <w:r>
        <w:rPr>
          <w:rFonts w:cs="Calibri"/>
        </w:rPr>
        <w:t>='</w:t>
      </w:r>
      <w:proofErr w:type="spellStart"/>
      <w:r>
        <w:rPr>
          <w:rFonts w:cs="Calibri"/>
        </w:rPr>
        <w:t>vdd</w:t>
      </w:r>
      <w:proofErr w:type="spellEnd"/>
      <w:r>
        <w:rPr>
          <w:rFonts w:cs="Calibri"/>
        </w:rPr>
        <w:t xml:space="preserve">/2' rise=1 </w:t>
      </w:r>
      <w:proofErr w:type="spellStart"/>
      <w:r>
        <w:rPr>
          <w:rFonts w:cs="Calibri"/>
        </w:rPr>
        <w:t>targ</w:t>
      </w:r>
      <w:proofErr w:type="spellEnd"/>
      <w:r>
        <w:rPr>
          <w:rFonts w:cs="Calibri"/>
        </w:rPr>
        <w:t xml:space="preserve"> v(</w:t>
      </w:r>
      <w:proofErr w:type="spellStart"/>
      <w:r>
        <w:rPr>
          <w:rFonts w:cs="Calibri"/>
        </w:rPr>
        <w:t>A_reg</w:t>
      </w:r>
      <w:proofErr w:type="spellEnd"/>
      <w:r>
        <w:rPr>
          <w:rFonts w:cs="Calibri"/>
        </w:rPr>
        <w:t xml:space="preserve">) </w:t>
      </w:r>
      <w:proofErr w:type="spellStart"/>
      <w:r>
        <w:rPr>
          <w:rFonts w:cs="Calibri"/>
        </w:rPr>
        <w:t>val</w:t>
      </w:r>
      <w:proofErr w:type="spellEnd"/>
      <w:r>
        <w:rPr>
          <w:rFonts w:cs="Calibri"/>
        </w:rPr>
        <w:t>='</w:t>
      </w:r>
      <w:proofErr w:type="spellStart"/>
      <w:r>
        <w:rPr>
          <w:rFonts w:cs="Calibri"/>
        </w:rPr>
        <w:t>vdd</w:t>
      </w:r>
      <w:proofErr w:type="spellEnd"/>
      <w:r>
        <w:rPr>
          <w:rFonts w:cs="Calibri"/>
        </w:rPr>
        <w:t>/2' cross=1</w:t>
      </w:r>
    </w:p>
    <w:tbl>
      <w:tblPr>
        <w:tblStyle w:val="TableGrid"/>
        <w:tblW w:w="0" w:type="auto"/>
        <w:tblLook w:val="04A0" w:firstRow="1" w:lastRow="0" w:firstColumn="1" w:lastColumn="0" w:noHBand="0" w:noVBand="1"/>
      </w:tblPr>
      <w:tblGrid>
        <w:gridCol w:w="843"/>
        <w:gridCol w:w="1934"/>
        <w:gridCol w:w="6573"/>
      </w:tblGrid>
      <w:tr w14:paraId="278F090F" w14:textId="77777777">
        <w:tc>
          <w:tcPr>
            <w:tcW w:w="0" w:type="auto"/>
            <w:hideMark/>
          </w:tcPr>
          <w:p w14:paraId="591C9575" w14:textId="77777777">
            <w:pPr>
              <w:jc w:val="center"/>
              <w:rPr>
                <w:rFonts w:eastAsia="Times New Roman" w:cs="Times New Roman"/>
                <w:b/>
                <w:bCs/>
                <w:lang w:bidi="ar-SA"/>
              </w:rPr>
            </w:pPr>
            <w:r>
              <w:rPr>
                <w:rFonts w:eastAsia="Times New Roman" w:cs="Times New Roman"/>
                <w:b/>
                <w:bCs/>
                <w:rtl/>
                <w:lang w:bidi="ar-SA"/>
              </w:rPr>
              <w:t>پارامتر</w:t>
            </w:r>
          </w:p>
        </w:tc>
        <w:tc>
          <w:tcPr>
            <w:tcW w:w="0" w:type="auto"/>
            <w:hideMark/>
          </w:tcPr>
          <w:p w14:paraId="389E7DCD" w14:textId="77777777">
            <w:pPr>
              <w:jc w:val="center"/>
              <w:rPr>
                <w:rFonts w:eastAsia="Times New Roman" w:cs="Times New Roman"/>
                <w:b/>
                <w:bCs/>
                <w:lang w:bidi="ar-SA"/>
              </w:rPr>
            </w:pPr>
            <w:r>
              <w:rPr>
                <w:rFonts w:eastAsia="Times New Roman" w:cs="Times New Roman"/>
                <w:b/>
                <w:bCs/>
                <w:rtl/>
                <w:lang w:bidi="ar-SA"/>
              </w:rPr>
              <w:t>مقدار به‌دست‌آمده</w:t>
            </w:r>
            <w:r>
              <w:rPr>
                <w:rFonts w:eastAsia="Times New Roman" w:cs="Times New Roman"/>
                <w:b/>
                <w:bCs/>
                <w:lang w:bidi="ar-SA"/>
              </w:rPr>
              <w:t xml:space="preserve"> (</w:t>
            </w:r>
            <w:proofErr w:type="spellStart"/>
            <w:r>
              <w:rPr>
                <w:rFonts w:eastAsia="Times New Roman" w:cs="Times New Roman"/>
                <w:b/>
                <w:bCs/>
                <w:lang w:bidi="ar-SA"/>
              </w:rPr>
              <w:t>ps</w:t>
            </w:r>
            <w:proofErr w:type="spellEnd"/>
            <w:r>
              <w:rPr>
                <w:rFonts w:eastAsia="Times New Roman" w:cs="Times New Roman"/>
                <w:b/>
                <w:bCs/>
                <w:lang w:bidi="ar-SA"/>
              </w:rPr>
              <w:t>)</w:t>
            </w:r>
          </w:p>
        </w:tc>
        <w:tc>
          <w:tcPr>
            <w:tcW w:w="0" w:type="auto"/>
            <w:hideMark/>
          </w:tcPr>
          <w:p w14:paraId="334CE236" w14:textId="77777777">
            <w:pPr>
              <w:jc w:val="center"/>
              <w:rPr>
                <w:rFonts w:eastAsia="Times New Roman" w:cs="Times New Roman"/>
                <w:b/>
                <w:bCs/>
                <w:lang w:bidi="ar-SA"/>
              </w:rPr>
            </w:pPr>
            <w:r>
              <w:rPr>
                <w:rFonts w:eastAsia="Times New Roman" w:cs="Times New Roman"/>
                <w:b/>
                <w:bCs/>
                <w:rtl/>
                <w:lang w:bidi="ar-SA"/>
              </w:rPr>
              <w:t>توضیح</w:t>
            </w:r>
          </w:p>
        </w:tc>
      </w:tr>
      <w:tr w14:paraId="46BDD069" w14:textId="77777777">
        <w:tc>
          <w:tcPr>
            <w:tcW w:w="0" w:type="auto"/>
            <w:hideMark/>
          </w:tcPr>
          <w:p w14:paraId="355B5D51" w14:textId="77777777">
            <w:pPr>
              <w:rPr>
                <w:rFonts w:eastAsia="Times New Roman" w:cs="Times New Roman"/>
                <w:lang w:bidi="ar-SA"/>
              </w:rPr>
            </w:pPr>
            <w:proofErr w:type="spellStart"/>
            <w:r>
              <w:rPr>
                <w:rFonts w:eastAsia="Times New Roman" w:cs="Times New Roman"/>
                <w:b/>
                <w:bCs/>
                <w:lang w:bidi="ar-SA"/>
              </w:rPr>
              <w:t>tsetup</w:t>
            </w:r>
            <w:proofErr w:type="spellEnd"/>
          </w:p>
        </w:tc>
        <w:tc>
          <w:tcPr>
            <w:tcW w:w="0" w:type="auto"/>
            <w:hideMark/>
          </w:tcPr>
          <w:p w14:paraId="0D17B03D" w14:textId="75D41A30">
            <w:pPr>
              <w:rPr>
                <w:rFonts w:eastAsia="Times New Roman" w:cs="Times New Roman"/>
                <w:lang w:bidi="ar-SA"/>
              </w:rPr>
            </w:pPr>
            <w:r>
              <w:rPr>
                <w:rFonts w:eastAsia="Times New Roman" w:cs="Times New Roman"/>
                <w:lang w:bidi="ar-SA"/>
              </w:rPr>
              <w:t xml:space="preserve">≈ </w:t>
            </w:r>
            <w:r>
              <w:rPr>
                <w:rFonts w:eastAsia="Times New Roman" w:cs="Times New Roman"/>
                <w:lang w:bidi="ar-SA"/>
              </w:rPr>
              <w:t>45</w:t>
            </w:r>
            <w:r>
              <w:rPr>
                <w:rFonts w:eastAsia="Times New Roman" w:cs="Times New Roman"/>
                <w:lang w:bidi="ar-SA"/>
              </w:rPr>
              <w:t xml:space="preserve"> </w:t>
            </w:r>
            <w:proofErr w:type="spellStart"/>
            <w:r>
              <w:rPr>
                <w:rFonts w:eastAsia="Times New Roman" w:cs="Times New Roman"/>
                <w:lang w:bidi="ar-SA"/>
              </w:rPr>
              <w:t>ps</w:t>
            </w:r>
            <w:proofErr w:type="spellEnd"/>
          </w:p>
        </w:tc>
        <w:tc>
          <w:tcPr>
            <w:tcW w:w="0" w:type="auto"/>
            <w:hideMark/>
          </w:tcPr>
          <w:p w14:paraId="60D0D665" w14:textId="2F9F8F84">
            <w:pPr>
              <w:rPr>
                <w:rFonts w:eastAsia="Times New Roman" w:cs="Times New Roman"/>
                <w:lang w:bidi="ar-SA"/>
              </w:rPr>
            </w:pPr>
            <w:r>
              <w:rPr>
                <w:rFonts w:eastAsia="Times New Roman" w:cs="Times New Roman"/>
                <w:rtl/>
                <w:lang w:bidi="ar-SA"/>
              </w:rPr>
              <w:t>فاصله</w:t>
            </w:r>
            <w:r>
              <w:rPr>
                <w:rFonts w:eastAsia="Times New Roman" w:cs="Times New Roman"/>
                <w:rtl/>
                <w:lang w:bidi="ar-SA"/>
              </w:rPr>
              <w:t>ی</w:t>
            </w:r>
            <w:r>
              <w:rPr>
                <w:rFonts w:eastAsia="Times New Roman" w:cs="Times New Roman"/>
                <w:rtl/>
                <w:lang w:bidi="ar-SA"/>
              </w:rPr>
              <w:t xml:space="preserve"> زمانی لازم پیش از لبه</w:t>
            </w:r>
            <w:r>
              <w:rPr>
                <w:rFonts w:eastAsia="Times New Roman" w:cs="Times New Roman"/>
                <w:rtl/>
                <w:lang w:bidi="ar-SA"/>
              </w:rPr>
              <w:t>ی</w:t>
            </w:r>
            <w:r>
              <w:rPr>
                <w:rFonts w:eastAsia="Times New Roman" w:cs="Times New Roman"/>
                <w:rtl/>
                <w:lang w:bidi="ar-SA"/>
              </w:rPr>
              <w:t xml:space="preserve"> بالا تا داده پایدار شود</w:t>
            </w:r>
            <w:r>
              <w:rPr>
                <w:rFonts w:eastAsia="Times New Roman" w:cs="Times New Roman"/>
                <w:lang w:bidi="ar-SA"/>
              </w:rPr>
              <w:t>.</w:t>
            </w:r>
          </w:p>
        </w:tc>
      </w:tr>
      <w:tr w14:paraId="1BBED759" w14:textId="77777777">
        <w:tc>
          <w:tcPr>
            <w:tcW w:w="0" w:type="auto"/>
            <w:hideMark/>
          </w:tcPr>
          <w:p w14:paraId="7AF11F50" w14:textId="77777777">
            <w:pPr>
              <w:rPr>
                <w:rFonts w:eastAsia="Times New Roman" w:cs="Times New Roman"/>
                <w:lang w:bidi="ar-SA"/>
              </w:rPr>
            </w:pPr>
            <w:proofErr w:type="spellStart"/>
            <w:r>
              <w:rPr>
                <w:rFonts w:eastAsia="Times New Roman" w:cs="Times New Roman"/>
                <w:b/>
                <w:bCs/>
                <w:lang w:bidi="ar-SA"/>
              </w:rPr>
              <w:t>thold</w:t>
            </w:r>
            <w:proofErr w:type="spellEnd"/>
          </w:p>
        </w:tc>
        <w:tc>
          <w:tcPr>
            <w:tcW w:w="0" w:type="auto"/>
            <w:hideMark/>
          </w:tcPr>
          <w:p w14:paraId="0F4B31BB" w14:textId="2E4AF97D">
            <w:pPr>
              <w:rPr>
                <w:rFonts w:eastAsia="Times New Roman" w:cs="Times New Roman"/>
                <w:lang w:bidi="ar-SA"/>
              </w:rPr>
            </w:pPr>
            <w:r>
              <w:rPr>
                <w:rFonts w:eastAsia="Times New Roman" w:cs="Times New Roman"/>
                <w:lang w:bidi="ar-SA"/>
              </w:rPr>
              <w:t>≈ -</w:t>
            </w:r>
            <w:r>
              <w:rPr>
                <w:rFonts w:eastAsia="Times New Roman" w:cs="Times New Roman"/>
                <w:lang w:bidi="ar-SA"/>
              </w:rPr>
              <w:t>45</w:t>
            </w:r>
            <w:r>
              <w:rPr>
                <w:rFonts w:eastAsia="Times New Roman" w:cs="Times New Roman"/>
                <w:lang w:bidi="ar-SA"/>
              </w:rPr>
              <w:t xml:space="preserve"> </w:t>
            </w:r>
            <w:proofErr w:type="spellStart"/>
            <w:r>
              <w:rPr>
                <w:rFonts w:eastAsia="Times New Roman" w:cs="Times New Roman"/>
                <w:lang w:bidi="ar-SA"/>
              </w:rPr>
              <w:t>ps</w:t>
            </w:r>
            <w:proofErr w:type="spellEnd"/>
          </w:p>
        </w:tc>
        <w:tc>
          <w:tcPr>
            <w:tcW w:w="0" w:type="auto"/>
            <w:hideMark/>
          </w:tcPr>
          <w:p w14:paraId="52BF9B8A" w14:textId="2F9243BF">
            <w:pPr>
              <w:rPr>
                <w:rFonts w:eastAsia="Times New Roman" w:cs="Times New Roman"/>
                <w:lang w:bidi="ar-SA"/>
              </w:rPr>
            </w:pPr>
            <w:r>
              <w:rPr>
                <w:rFonts w:eastAsia="Times New Roman" w:cs="Times New Roman"/>
                <w:rtl/>
                <w:lang w:bidi="ar-SA"/>
              </w:rPr>
              <w:t xml:space="preserve">مقدار منفی نشان می‌دهد که فلیپ‌فلاپ تا </w:t>
            </w:r>
            <w:r>
              <w:rPr>
                <w:rFonts w:eastAsia="Times New Roman" w:cs="Times New Roman"/>
                <w:lang w:bidi="ar-SA"/>
              </w:rPr>
              <w:t>45</w:t>
            </w:r>
            <w:r>
              <w:rPr>
                <w:rFonts w:eastAsia="Times New Roman" w:cs="Times New Roman"/>
                <w:lang w:bidi="ar-SA"/>
              </w:rPr>
              <w:t xml:space="preserve"> </w:t>
            </w:r>
            <w:proofErr w:type="spellStart"/>
            <w:r>
              <w:rPr>
                <w:rFonts w:eastAsia="Times New Roman" w:cs="Times New Roman"/>
                <w:lang w:bidi="ar-SA"/>
              </w:rPr>
              <w:t>ps</w:t>
            </w:r>
            <w:proofErr w:type="spellEnd"/>
            <w:r>
              <w:rPr>
                <w:rFonts w:eastAsia="Times New Roman" w:cs="Times New Roman"/>
                <w:lang w:bidi="ar-SA"/>
              </w:rPr>
              <w:t xml:space="preserve"> </w:t>
            </w:r>
            <w:r>
              <w:rPr>
                <w:rFonts w:eastAsia="Times New Roman" w:cs="Times New Roman"/>
                <w:rtl/>
                <w:lang w:bidi="ar-SA"/>
              </w:rPr>
              <w:t>پس از لبه نیز داده</w:t>
            </w:r>
            <w:r>
              <w:rPr>
                <w:rFonts w:eastAsia="Times New Roman" w:cs="Times New Roman"/>
                <w:rtl/>
                <w:lang w:bidi="ar-SA"/>
              </w:rPr>
              <w:t>ی</w:t>
            </w:r>
            <w:r>
              <w:rPr>
                <w:rFonts w:eastAsia="Times New Roman" w:cs="Times New Roman"/>
                <w:rtl/>
                <w:lang w:bidi="ar-SA"/>
              </w:rPr>
              <w:t xml:space="preserve"> جدید را تحمل می‌کند</w:t>
            </w:r>
            <w:r>
              <w:rPr>
                <w:rFonts w:eastAsia="Times New Roman" w:cs="Times New Roman"/>
                <w:lang w:bidi="ar-SA"/>
              </w:rPr>
              <w:t>.</w:t>
            </w:r>
          </w:p>
        </w:tc>
      </w:tr>
      <w:tr w14:paraId="646433E7" w14:textId="77777777">
        <w:tc>
          <w:tcPr>
            <w:tcW w:w="0" w:type="auto"/>
            <w:hideMark/>
          </w:tcPr>
          <w:p w14:paraId="03583F7C" w14:textId="77777777">
            <w:pPr>
              <w:rPr>
                <w:rFonts w:eastAsia="Times New Roman" w:cs="Times New Roman"/>
                <w:lang w:bidi="ar-SA"/>
              </w:rPr>
            </w:pPr>
            <w:proofErr w:type="spellStart"/>
            <w:r>
              <w:rPr>
                <w:rFonts w:eastAsia="Times New Roman" w:cs="Times New Roman"/>
                <w:b/>
                <w:bCs/>
                <w:lang w:bidi="ar-SA"/>
              </w:rPr>
              <w:lastRenderedPageBreak/>
              <w:t>tCQ</w:t>
            </w:r>
            <w:proofErr w:type="spellEnd"/>
          </w:p>
        </w:tc>
        <w:tc>
          <w:tcPr>
            <w:tcW w:w="0" w:type="auto"/>
            <w:hideMark/>
          </w:tcPr>
          <w:p w14:paraId="6B883CD4" w14:textId="5A332E3D">
            <w:pPr>
              <w:rPr>
                <w:rFonts w:eastAsia="Times New Roman" w:cs="Times New Roman"/>
                <w:lang w:bidi="ar-SA"/>
              </w:rPr>
            </w:pPr>
            <w:r>
              <w:rPr>
                <w:rFonts w:eastAsia="Times New Roman" w:cs="Times New Roman"/>
                <w:lang w:bidi="ar-SA"/>
              </w:rPr>
              <w:t xml:space="preserve">≈ </w:t>
            </w:r>
            <w:r>
              <w:rPr>
                <w:rFonts w:eastAsia="Times New Roman" w:cs="Times New Roman"/>
                <w:lang w:bidi="ar-SA"/>
              </w:rPr>
              <w:t>222.032</w:t>
            </w:r>
            <w:r>
              <w:rPr>
                <w:rFonts w:eastAsia="Times New Roman" w:cs="Times New Roman"/>
                <w:lang w:bidi="ar-SA"/>
              </w:rPr>
              <w:t xml:space="preserve"> </w:t>
            </w:r>
            <w:proofErr w:type="spellStart"/>
            <w:r>
              <w:rPr>
                <w:rFonts w:eastAsia="Times New Roman" w:cs="Times New Roman"/>
                <w:lang w:bidi="ar-SA"/>
              </w:rPr>
              <w:t>ps</w:t>
            </w:r>
            <w:proofErr w:type="spellEnd"/>
          </w:p>
        </w:tc>
        <w:tc>
          <w:tcPr>
            <w:tcW w:w="0" w:type="auto"/>
            <w:hideMark/>
          </w:tcPr>
          <w:p w14:paraId="6492877A" w14:textId="72F717EA">
            <w:pPr>
              <w:rPr>
                <w:rFonts w:eastAsia="Times New Roman" w:cs="Times New Roman"/>
                <w:lang w:bidi="ar-SA"/>
              </w:rPr>
            </w:pPr>
            <w:r>
              <w:rPr>
                <w:rFonts w:eastAsia="Times New Roman" w:cs="Times New Roman"/>
                <w:rtl/>
                <w:lang w:bidi="ar-SA"/>
              </w:rPr>
              <w:t>تأخیر</w:t>
            </w:r>
            <w:r>
              <w:rPr>
                <w:rFonts w:eastAsia="Times New Roman" w:cs="Times New Roman"/>
                <w:lang w:bidi="ar-SA"/>
              </w:rPr>
              <w:t xml:space="preserve"> Clock-to-Q</w:t>
            </w:r>
            <w:r>
              <w:rPr>
                <w:rFonts w:eastAsia="Times New Roman" w:cs="Times New Roman"/>
                <w:rtl/>
                <w:lang w:bidi="ar-SA"/>
              </w:rPr>
              <w:t>؛ از لبه</w:t>
            </w:r>
            <w:r>
              <w:rPr>
                <w:rFonts w:eastAsia="Times New Roman" w:cs="Times New Roman"/>
                <w:rtl/>
                <w:lang w:bidi="ar-SA"/>
              </w:rPr>
              <w:t>ی</w:t>
            </w:r>
            <w:r>
              <w:rPr>
                <w:rFonts w:eastAsia="Times New Roman" w:cs="Times New Roman"/>
                <w:rtl/>
                <w:lang w:bidi="ar-SA"/>
              </w:rPr>
              <w:t xml:space="preserve"> بالا تا خروجی </w:t>
            </w:r>
            <w:proofErr w:type="spellStart"/>
            <w:r>
              <w:rPr>
                <w:rFonts w:ascii="Courier New" w:eastAsia="Times New Roman" w:hAnsi="Courier New" w:cs="Courier New"/>
                <w:sz w:val="20"/>
                <w:szCs w:val="20"/>
                <w:lang w:bidi="ar-SA"/>
              </w:rPr>
              <w:t>A_reg</w:t>
            </w:r>
            <w:proofErr w:type="spellEnd"/>
            <w:r>
              <w:rPr>
                <w:rFonts w:eastAsia="Times New Roman" w:cs="Times New Roman"/>
                <w:lang w:bidi="ar-SA"/>
              </w:rPr>
              <w:t>.</w:t>
            </w:r>
          </w:p>
        </w:tc>
      </w:tr>
    </w:tbl>
    <w:p w14:paraId="68D32276" w14:textId="5945D876"/>
    <w:p w14:paraId="1437A0A0" w14:textId="3519DB9D">
      <w:pPr>
        <w:rPr>
          <w:rFonts w:hint="cs"/>
          <w:rtl/>
        </w:rPr>
      </w:pPr>
      <w:r>
        <w:rPr>
          <w:rFonts w:hint="cs"/>
          <w:rtl/>
        </w:rPr>
        <w:t>خروجی:</w:t>
      </w:r>
    </w:p>
    <w:p w14:paraId="0B48F4AB" w14:textId="3C0AE66F">
      <w:pPr>
        <w:rPr>
          <w:color w:val="000000" w:themeColor="text1"/>
          <w:rtl/>
        </w:rPr>
      </w:pPr>
      <w:r>
        <w:rPr>
          <w:color w:val="000000" w:themeColor="text1"/>
          <w:rtl/>
        </w:rPr>
        <w:drawing>
          <wp:inline distT="0" distB="0" distL="0" distR="0" wp14:anchorId="63E2BDE0" wp14:editId="0C9B2A8C">
            <wp:extent cx="5753903" cy="41915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3903" cy="4191585"/>
                    </a:xfrm>
                    <a:prstGeom prst="rect">
                      <a:avLst/>
                    </a:prstGeom>
                  </pic:spPr>
                </pic:pic>
              </a:graphicData>
            </a:graphic>
          </wp:inline>
        </w:drawing>
      </w:r>
    </w:p>
    <w:p w14:paraId="09370658" w14:textId="438F992B">
      <w:pPr>
        <w:rPr>
          <w:color w:val="000000" w:themeColor="text1"/>
          <w:rtl/>
        </w:rPr>
      </w:pPr>
    </w:p>
    <w:p w14:paraId="76F3E1A8" w14:textId="42A0CD21">
      <w:pPr>
        <w:rPr>
          <w:rtl/>
        </w:rPr>
      </w:pPr>
      <w:r>
        <w:rPr>
          <w:rtl/>
        </w:rPr>
        <w:t>حداکثر فرکانس کاری از شبیه-سازی</w:t>
      </w:r>
    </w:p>
    <w:p w14:paraId="3EE865ED" w14:textId="05DA91F5">
      <w:pPr>
        <w:rPr>
          <w:rFonts w:eastAsiaTheme="minorEastAsia"/>
          <w:b/>
          <w:bCs/>
          <w:iCs/>
        </w:rPr>
      </w:pPr>
      <m:oMathPara>
        <m:oMath>
          <m:r>
            <m:rPr>
              <m:sty m:val="b"/>
            </m:rPr>
            <w:rPr>
              <w:rFonts w:ascii="Cambria Math" w:hAnsi="Cambria Math"/>
            </w:rPr>
            <m:t>Max Delay Constraint:Tc≥Tpcq+Tpd+Tsetup=222.03ps+409.03ps+45ps=676.06ps</m:t>
          </m:r>
        </m:oMath>
      </m:oMathPara>
    </w:p>
    <w:p w14:paraId="7D95A7F7" w14:textId="7CAB5E20">
      <w:pPr>
        <w:rPr>
          <w:rFonts w:eastAsiaTheme="minorEastAsia"/>
          <w:b/>
          <w:bCs/>
          <w:iCs/>
          <w:rtl/>
        </w:rPr>
      </w:pPr>
      <m:oMathPara>
        <m:oMath>
          <m:r>
            <m:rPr>
              <m:sty m:val="b"/>
            </m:rPr>
            <w:rPr>
              <w:rFonts w:ascii="Cambria Math" w:hAnsi="Cambria Math"/>
            </w:rPr>
            <m:t>Tc≥676.06ps , T=</m:t>
          </m:r>
          <m:f>
            <m:fPr>
              <m:ctrlPr>
                <w:rPr>
                  <w:rFonts w:ascii="Cambria Math" w:hAnsi="Cambria Math" w:cs="Vazirmatn"/>
                  <w:b/>
                  <w:bCs/>
                  <w:iCs/>
                  <w:color w:val="000000" w:themeColor="text1"/>
                </w:rPr>
              </m:ctrlPr>
            </m:fPr>
            <m:num>
              <m:r>
                <m:rPr>
                  <m:sty m:val="b"/>
                </m:rPr>
                <w:rPr>
                  <w:rFonts w:ascii="Cambria Math" w:hAnsi="Cambria Math"/>
                </w:rPr>
                <m:t>1</m:t>
              </m:r>
            </m:num>
            <m:den>
              <m:r>
                <m:rPr>
                  <m:sty m:val="b"/>
                </m:rPr>
                <w:rPr>
                  <w:rFonts w:ascii="Cambria Math" w:hAnsi="Cambria Math"/>
                </w:rPr>
                <m:t>f</m:t>
              </m:r>
            </m:den>
          </m:f>
        </m:oMath>
      </m:oMathPara>
    </w:p>
    <w:p w14:paraId="7159AE08" w14:textId="576C7F21">
      <w:pPr>
        <w:rPr>
          <w:rFonts w:eastAsiaTheme="minorEastAsia"/>
          <w:b/>
          <w:bCs/>
          <w:iCs/>
        </w:rPr>
      </w:pPr>
      <w:r>
        <w:rPr>
          <w:rFonts w:eastAsiaTheme="minorEastAsia"/>
          <w:b/>
          <w:bCs/>
          <w:iCs/>
          <w:rtl/>
        </w:rPr>
        <w:t>برای محاسبه فرکانس</w:t>
      </w:r>
      <w:r>
        <w:rPr>
          <w:rFonts w:eastAsiaTheme="minorEastAsia" w:hint="cs"/>
          <w:b/>
          <w:bCs/>
          <w:iCs/>
          <w:rtl/>
        </w:rPr>
        <w:t>:</w:t>
      </w:r>
    </w:p>
    <w:p w14:paraId="18765A20" w14:textId="69775CB8">
      <w:pPr>
        <w:rPr>
          <w:rFonts w:eastAsiaTheme="minorEastAsia"/>
          <w:b/>
          <w:bCs/>
          <w:iCs/>
          <w:rtl/>
        </w:rPr>
      </w:pPr>
      <m:oMathPara>
        <m:oMath>
          <m:r>
            <m:rPr>
              <m:sty m:val="b"/>
            </m:rPr>
            <w:rPr>
              <w:rFonts w:ascii="Cambria Math" w:eastAsiaTheme="minorEastAsia" w:hAnsi="Cambria Math"/>
            </w:rPr>
            <m:t>f=</m:t>
          </m:r>
          <m:f>
            <m:fPr>
              <m:ctrlPr>
                <w:rPr>
                  <w:rFonts w:ascii="Cambria Math" w:eastAsiaTheme="minorEastAsia" w:hAnsi="Cambria Math" w:cs="Vazirmatn"/>
                  <w:b/>
                  <w:bCs/>
                  <w:iCs/>
                  <w:color w:val="000000" w:themeColor="text1"/>
                </w:rPr>
              </m:ctrlPr>
            </m:fPr>
            <m:num>
              <m:r>
                <m:rPr>
                  <m:sty m:val="b"/>
                </m:rPr>
                <w:rPr>
                  <w:rFonts w:ascii="Cambria Math" w:eastAsiaTheme="minorEastAsia" w:hAnsi="Cambria Math"/>
                </w:rPr>
                <m:t>1</m:t>
              </m:r>
            </m:num>
            <m:den>
              <m:r>
                <m:rPr>
                  <m:sty m:val="b"/>
                </m:rPr>
                <w:rPr>
                  <w:rFonts w:ascii="Cambria Math" w:eastAsiaTheme="minorEastAsia" w:hAnsi="Cambria Math"/>
                </w:rPr>
                <m:t>T</m:t>
              </m:r>
            </m:den>
          </m:f>
          <m:r>
            <m:rPr>
              <m:sty m:val="b"/>
            </m:rPr>
            <w:rPr>
              <w:rFonts w:ascii="Cambria Math" w:eastAsiaTheme="minorEastAsia" w:hAnsi="Cambria Math"/>
            </w:rPr>
            <m:t>=</m:t>
          </m:r>
          <m:f>
            <m:fPr>
              <m:ctrlPr>
                <w:rPr>
                  <w:rFonts w:ascii="Cambria Math" w:eastAsiaTheme="minorEastAsia" w:hAnsi="Cambria Math" w:cs="Vazirmatn"/>
                  <w:b/>
                  <w:bCs/>
                  <w:iCs/>
                  <w:color w:val="000000" w:themeColor="text1"/>
                </w:rPr>
              </m:ctrlPr>
            </m:fPr>
            <m:num>
              <m:r>
                <m:rPr>
                  <m:sty m:val="b"/>
                </m:rPr>
                <w:rPr>
                  <w:rFonts w:ascii="Cambria Math" w:eastAsiaTheme="minorEastAsia" w:hAnsi="Cambria Math"/>
                </w:rPr>
                <m:t>1</m:t>
              </m:r>
            </m:num>
            <m:den>
              <m:r>
                <m:rPr>
                  <m:sty m:val="b"/>
                </m:rPr>
                <w:rPr>
                  <w:rFonts w:ascii="Cambria Math" w:eastAsiaTheme="minorEastAsia" w:hAnsi="Cambria Math"/>
                </w:rPr>
                <m:t>676.06</m:t>
              </m:r>
              <m:sSup>
                <m:sSupPr>
                  <m:ctrlPr>
                    <w:rPr>
                      <w:rFonts w:ascii="Cambria Math" w:eastAsiaTheme="minorEastAsia" w:hAnsi="Cambria Math" w:cs="Vazirmatn"/>
                      <w:b/>
                      <w:bCs/>
                      <w:iCs/>
                      <w:color w:val="000000" w:themeColor="text1"/>
                    </w:rPr>
                  </m:ctrlPr>
                </m:sSupPr>
                <m:e>
                  <m:r>
                    <m:rPr>
                      <m:sty m:val="b"/>
                    </m:rPr>
                    <w:rPr>
                      <w:rFonts w:ascii="Cambria Math" w:eastAsiaTheme="minorEastAsia" w:hAnsi="Cambria Math"/>
                    </w:rPr>
                    <m:t>×10</m:t>
                  </m:r>
                </m:e>
                <m:sup>
                  <m:r>
                    <m:rPr>
                      <m:sty m:val="b"/>
                    </m:rPr>
                    <w:rPr>
                      <w:rFonts w:ascii="Cambria Math" w:eastAsiaTheme="minorEastAsia" w:hAnsi="Cambria Math"/>
                    </w:rPr>
                    <m:t>-9</m:t>
                  </m:r>
                </m:sup>
              </m:sSup>
            </m:den>
          </m:f>
          <m:r>
            <m:rPr>
              <m:sty m:val="b"/>
            </m:rPr>
            <w:rPr>
              <w:rFonts w:ascii="Cambria Math" w:eastAsiaTheme="minorEastAsia" w:hAnsi="Cambria Math"/>
            </w:rPr>
            <m:t>=0.001479×</m:t>
          </m:r>
          <m:sSup>
            <m:sSupPr>
              <m:ctrlPr>
                <w:rPr>
                  <w:rFonts w:ascii="Cambria Math" w:eastAsiaTheme="minorEastAsia" w:hAnsi="Cambria Math" w:cs="Vazirmatn"/>
                  <w:b/>
                  <w:bCs/>
                  <w:iCs/>
                  <w:color w:val="000000" w:themeColor="text1"/>
                </w:rPr>
              </m:ctrlPr>
            </m:sSupPr>
            <m:e>
              <m:r>
                <m:rPr>
                  <m:sty m:val="b"/>
                </m:rPr>
                <w:rPr>
                  <w:rFonts w:ascii="Cambria Math" w:eastAsiaTheme="minorEastAsia" w:hAnsi="Cambria Math"/>
                </w:rPr>
                <m:t>10</m:t>
              </m:r>
            </m:e>
            <m:sup>
              <m:r>
                <m:rPr>
                  <m:sty m:val="b"/>
                </m:rPr>
                <w:rPr>
                  <w:rFonts w:ascii="Cambria Math" w:eastAsiaTheme="minorEastAsia" w:hAnsi="Cambria Math"/>
                </w:rPr>
                <m:t>9</m:t>
              </m:r>
            </m:sup>
          </m:sSup>
          <m:r>
            <m:rPr>
              <m:sty m:val="b"/>
            </m:rPr>
            <w:rPr>
              <w:rFonts w:ascii="Cambria Math" w:eastAsiaTheme="minorEastAsia" w:hAnsi="Cambria Math"/>
            </w:rPr>
            <m:t>Hz=1.4GHz</m:t>
          </m:r>
        </m:oMath>
      </m:oMathPara>
    </w:p>
    <w:p w14:paraId="0F6C42C9" w14:textId="798FB6CF">
      <w:pPr>
        <w:rPr>
          <w:rFonts w:eastAsiaTheme="minorEastAsia"/>
          <w:b/>
          <w:bCs/>
          <w:iCs/>
        </w:rPr>
      </w:pPr>
      <w:r>
        <w:rPr>
          <w:rFonts w:eastAsiaTheme="minorEastAsia"/>
          <w:b/>
          <w:bCs/>
          <w:iCs/>
          <w:rtl/>
        </w:rPr>
        <w:t xml:space="preserve"> اگر این مقدار رو دستی حساب میکردیم:</w:t>
      </w:r>
    </w:p>
    <w:p w14:paraId="474AE599" w14:textId="0CDA4838">
      <w:pPr>
        <w:rPr>
          <w:rFonts w:eastAsiaTheme="minorEastAsia"/>
          <w:b/>
          <w:bCs/>
          <w:iCs/>
          <w:rtl/>
        </w:rPr>
      </w:pPr>
      <m:oMathPara>
        <m:oMath>
          <m:r>
            <m:rPr>
              <m:sty m:val="b"/>
            </m:rPr>
            <w:rPr>
              <w:rFonts w:ascii="Cambria Math" w:hAnsi="Cambria Math"/>
            </w:rPr>
            <w:lastRenderedPageBreak/>
            <m:t>Max Delay Constraint:Tc≥Tpcq+Tpd+Tsetup=222.03ps+290.08ps+45ps=557.11ps</m:t>
          </m:r>
        </m:oMath>
      </m:oMathPara>
    </w:p>
    <w:p w14:paraId="1F56EA7D" w14:textId="3E0EB106">
      <w:pPr>
        <w:rPr>
          <w:rFonts w:eastAsiaTheme="minorEastAsia"/>
          <w:b/>
          <w:bCs/>
          <w:iCs/>
          <w:rtl/>
        </w:rPr>
      </w:pPr>
      <m:oMathPara>
        <m:oMath>
          <m:r>
            <m:rPr>
              <m:sty m:val="b"/>
            </m:rPr>
            <w:rPr>
              <w:rFonts w:ascii="Cambria Math" w:eastAsiaTheme="minorEastAsia" w:hAnsi="Cambria Math"/>
            </w:rPr>
            <m:t>f=</m:t>
          </m:r>
          <m:f>
            <m:fPr>
              <m:ctrlPr>
                <w:rPr>
                  <w:rFonts w:ascii="Cambria Math" w:eastAsiaTheme="minorEastAsia" w:hAnsi="Cambria Math" w:cs="Vazirmatn"/>
                  <w:b/>
                  <w:bCs/>
                  <w:iCs/>
                  <w:color w:val="000000" w:themeColor="text1"/>
                </w:rPr>
              </m:ctrlPr>
            </m:fPr>
            <m:num>
              <m:r>
                <m:rPr>
                  <m:sty m:val="b"/>
                </m:rPr>
                <w:rPr>
                  <w:rFonts w:ascii="Cambria Math" w:eastAsiaTheme="minorEastAsia" w:hAnsi="Cambria Math"/>
                </w:rPr>
                <m:t>1</m:t>
              </m:r>
            </m:num>
            <m:den>
              <m:r>
                <m:rPr>
                  <m:sty m:val="b"/>
                </m:rPr>
                <w:rPr>
                  <w:rFonts w:ascii="Cambria Math" w:eastAsiaTheme="minorEastAsia" w:hAnsi="Cambria Math"/>
                </w:rPr>
                <m:t>T</m:t>
              </m:r>
            </m:den>
          </m:f>
          <m:r>
            <m:rPr>
              <m:sty m:val="b"/>
            </m:rPr>
            <w:rPr>
              <w:rFonts w:ascii="Cambria Math" w:eastAsiaTheme="minorEastAsia" w:hAnsi="Cambria Math"/>
            </w:rPr>
            <m:t>=</m:t>
          </m:r>
          <m:f>
            <m:fPr>
              <m:ctrlPr>
                <w:rPr>
                  <w:rFonts w:ascii="Cambria Math" w:eastAsiaTheme="minorEastAsia" w:hAnsi="Cambria Math" w:cs="Vazirmatn"/>
                  <w:b/>
                  <w:bCs/>
                  <w:iCs/>
                  <w:color w:val="000000" w:themeColor="text1"/>
                </w:rPr>
              </m:ctrlPr>
            </m:fPr>
            <m:num>
              <m:r>
                <m:rPr>
                  <m:sty m:val="b"/>
                </m:rPr>
                <w:rPr>
                  <w:rFonts w:ascii="Cambria Math" w:eastAsiaTheme="minorEastAsia" w:hAnsi="Cambria Math"/>
                </w:rPr>
                <m:t>1</m:t>
              </m:r>
            </m:num>
            <m:den>
              <m:r>
                <m:rPr>
                  <m:sty m:val="b"/>
                </m:rPr>
                <w:rPr>
                  <w:rFonts w:ascii="Cambria Math" w:eastAsiaTheme="minorEastAsia" w:hAnsi="Cambria Math"/>
                </w:rPr>
                <m:t>557.11</m:t>
              </m:r>
              <m:sSup>
                <m:sSupPr>
                  <m:ctrlPr>
                    <w:rPr>
                      <w:rFonts w:ascii="Cambria Math" w:eastAsiaTheme="minorEastAsia" w:hAnsi="Cambria Math" w:cs="Vazirmatn"/>
                      <w:b/>
                      <w:bCs/>
                      <w:iCs/>
                      <w:color w:val="000000" w:themeColor="text1"/>
                    </w:rPr>
                  </m:ctrlPr>
                </m:sSupPr>
                <m:e>
                  <m:r>
                    <m:rPr>
                      <m:sty m:val="b"/>
                    </m:rPr>
                    <w:rPr>
                      <w:rFonts w:ascii="Cambria Math" w:eastAsiaTheme="minorEastAsia" w:hAnsi="Cambria Math"/>
                    </w:rPr>
                    <m:t>×10</m:t>
                  </m:r>
                </m:e>
                <m:sup>
                  <m:r>
                    <m:rPr>
                      <m:sty m:val="b"/>
                    </m:rPr>
                    <w:rPr>
                      <w:rFonts w:ascii="Cambria Math" w:eastAsiaTheme="minorEastAsia" w:hAnsi="Cambria Math"/>
                    </w:rPr>
                    <m:t>-9</m:t>
                  </m:r>
                </m:sup>
              </m:sSup>
            </m:den>
          </m:f>
          <m:r>
            <m:rPr>
              <m:sty m:val="b"/>
            </m:rPr>
            <w:rPr>
              <w:rFonts w:ascii="Cambria Math" w:eastAsiaTheme="minorEastAsia" w:hAnsi="Cambria Math"/>
            </w:rPr>
            <m:t>=0.001794×</m:t>
          </m:r>
          <m:sSup>
            <m:sSupPr>
              <m:ctrlPr>
                <w:rPr>
                  <w:rFonts w:ascii="Cambria Math" w:eastAsiaTheme="minorEastAsia" w:hAnsi="Cambria Math" w:cs="Vazirmatn"/>
                  <w:b/>
                  <w:bCs/>
                  <w:iCs/>
                  <w:color w:val="000000" w:themeColor="text1"/>
                </w:rPr>
              </m:ctrlPr>
            </m:sSupPr>
            <m:e>
              <m:r>
                <m:rPr>
                  <m:sty m:val="b"/>
                </m:rPr>
                <w:rPr>
                  <w:rFonts w:ascii="Cambria Math" w:eastAsiaTheme="minorEastAsia" w:hAnsi="Cambria Math"/>
                </w:rPr>
                <m:t>10</m:t>
              </m:r>
            </m:e>
            <m:sup>
              <m:r>
                <m:rPr>
                  <m:sty m:val="b"/>
                </m:rPr>
                <w:rPr>
                  <w:rFonts w:ascii="Cambria Math" w:eastAsiaTheme="minorEastAsia" w:hAnsi="Cambria Math"/>
                </w:rPr>
                <m:t>9</m:t>
              </m:r>
            </m:sup>
          </m:sSup>
          <m:r>
            <m:rPr>
              <m:sty m:val="b"/>
            </m:rPr>
            <w:rPr>
              <w:rFonts w:ascii="Cambria Math" w:eastAsiaTheme="minorEastAsia" w:hAnsi="Cambria Math"/>
            </w:rPr>
            <m:t>Hz=1.7GHz</m:t>
          </m:r>
        </m:oMath>
      </m:oMathPara>
    </w:p>
    <w:p w14:paraId="18C89771" w14:textId="77777777">
      <w:r>
        <w:rPr>
          <w:rtl/>
        </w:rPr>
        <w:t>در مقایسه‌ای که بین فرکانس به‌دست‌آمده از شبیه‌سازی (تقریباً 1.48 گیگاهرتز) و مقدار محاسبه‌شده به‌صورت تئوری (حدود 1.7 گیگاهرتز) انجام شد، مشاهده می‌شود که این دو مقدار اختلاف چندانی ندارند و در یک بازه قابل قبول قرار می‌گیرند. با این حال، این اختلاف اندک می‌تواند ناشی از عوامل مختلفی باشد. در محاسبات تئوری، معمولاً اثراتی مانند ظرفیت‌های پراکنده، افت ولتاژ در اتصالات، و نویز لحاظ نمی‌شوند یا به‌صورت ایده‌آل فرض می‌گردند. در حالی‌که در شبیه‌سازی عملی، پارامترهایی مانند تغییرات ولتاژ آستانه، تداخل سیگنال‌ها، نوسانات کلاک و خازن‌های بار به‌صورت دقیق‌تری مدل می‌شوند و باعث افزایش تأخیرهای واقعی در مدار می‌گردند</w:t>
      </w:r>
      <w:r>
        <w:t>.</w:t>
      </w:r>
    </w:p>
    <w:p w14:paraId="62667D00" w14:textId="77777777">
      <w:r>
        <w:rPr>
          <w:rtl/>
        </w:rPr>
        <w:t>همچنین در شبیه‌سازی‌های عملی، معمولاً حاشیه‌های ایمنی</w:t>
      </w:r>
      <w:r>
        <w:t xml:space="preserve"> (safety margins) </w:t>
      </w:r>
      <w:r>
        <w:rPr>
          <w:rtl/>
        </w:rPr>
        <w:t>برای اطمینان از عملکرد پایدار مدار در شرایط غیرایده‌آل در نظر گرفته می‌شود. این حاشیه‌ها خود به کاهش فرکانس کاری مجاز کمک می‌کنند تا از بروز خطا در ثبت داده جلوگیری شود</w:t>
      </w:r>
      <w:r>
        <w:t>.</w:t>
      </w:r>
    </w:p>
    <w:p w14:paraId="10D656A0" w14:textId="77777777">
      <w:r>
        <w:rPr>
          <w:rtl/>
        </w:rPr>
        <w:t xml:space="preserve">نکته مهمی که باید به آن اشاره کرد این است که در محاسبه تئوری فرکانس، از مقدار </w:t>
      </w:r>
      <w:proofErr w:type="spellStart"/>
      <w:r>
        <w:rPr>
          <w:rStyle w:val="HTMLCode"/>
          <w:rFonts w:eastAsiaTheme="minorHAnsi"/>
        </w:rPr>
        <w:t>Tsetup</w:t>
      </w:r>
      <w:proofErr w:type="spellEnd"/>
      <w:r>
        <w:t xml:space="preserve"> </w:t>
      </w:r>
      <w:r>
        <w:rPr>
          <w:rtl/>
        </w:rPr>
        <w:t>استفاده شده که به‌صورت ثابت و بر اساس تنها یک سناریوی تعریف‌شده در شبیه‌سازی استخراج شده است. برای دقت بیشتر، لازم بود در چندین حالت مختلف (با فاصله‌های متفاوت بین تغییر ورودی و لبه کلاک) شبیه‌سازی انجام شود تا مرز دقیق عملکرد صحیح مدار مشخص شود. اما به‌دلیل محدودیت زمانی، تنها یک حالت معقول در نظر گرفته شد که می‌تواند به‌عنوان مرجعی اولیه برای برآورد فرکانس کاری مدار در نظر گرفته شود</w:t>
      </w:r>
      <w:r>
        <w:t>.</w:t>
      </w:r>
    </w:p>
    <w:p w14:paraId="74665488" w14:textId="77777777">
      <w:r>
        <w:rPr>
          <w:rStyle w:val="Strong"/>
          <w:b w:val="0"/>
          <w:bCs w:val="0"/>
          <w:rtl/>
        </w:rPr>
        <w:t>۶</w:t>
      </w:r>
      <w:r>
        <w:rPr>
          <w:rStyle w:val="Strong"/>
          <w:b w:val="0"/>
          <w:bCs w:val="0"/>
        </w:rPr>
        <w:t xml:space="preserve"> - </w:t>
      </w:r>
      <w:r>
        <w:rPr>
          <w:rStyle w:val="Strong"/>
          <w:b w:val="0"/>
          <w:bCs w:val="0"/>
          <w:rtl/>
        </w:rPr>
        <w:t>مقایسه فرکانس‌های به‌دست‌آمده از شبیه‌سازی و محاسبات تئوری</w:t>
      </w:r>
    </w:p>
    <w:p w14:paraId="14C5E037" w14:textId="0C5F9C4A">
      <w:r>
        <w:rPr>
          <w:rtl/>
        </w:rPr>
        <w:t xml:space="preserve">با انجام محاسبات تئوری، فرکانس کاری مدار بر اساس جمع سه مؤلفه‌ی </w:t>
      </w:r>
      <w:proofErr w:type="spellStart"/>
      <w:r>
        <w:rPr>
          <w:rStyle w:val="HTMLCode"/>
          <w:rFonts w:eastAsiaTheme="minorHAnsi"/>
        </w:rPr>
        <w:t>tCQ</w:t>
      </w:r>
      <w:proofErr w:type="spellEnd"/>
      <w:r>
        <w:rPr>
          <w:rtl/>
        </w:rPr>
        <w:t xml:space="preserve">، </w:t>
      </w:r>
      <w:proofErr w:type="spellStart"/>
      <w:r>
        <w:rPr>
          <w:rStyle w:val="HTMLCode"/>
          <w:rFonts w:eastAsiaTheme="minorHAnsi"/>
        </w:rPr>
        <w:t>tpd</w:t>
      </w:r>
      <w:proofErr w:type="spellEnd"/>
      <w:r>
        <w:t xml:space="preserve"> </w:t>
      </w:r>
      <w:r>
        <w:rPr>
          <w:rtl/>
        </w:rPr>
        <w:t xml:space="preserve">و </w:t>
      </w:r>
      <w:proofErr w:type="spellStart"/>
      <w:r>
        <w:rPr>
          <w:rStyle w:val="HTMLCode"/>
          <w:rFonts w:eastAsiaTheme="minorHAnsi"/>
        </w:rPr>
        <w:t>tsetup</w:t>
      </w:r>
      <w:proofErr w:type="spellEnd"/>
      <w:r>
        <w:t xml:space="preserve"> </w:t>
      </w:r>
      <w:r>
        <w:rPr>
          <w:rtl/>
        </w:rPr>
        <w:t xml:space="preserve">تقریباً برابر با </w:t>
      </w:r>
      <w:r>
        <w:rPr>
          <w:rStyle w:val="Strong"/>
        </w:rPr>
        <w:t xml:space="preserve">1.7 </w:t>
      </w:r>
      <w:r>
        <w:rPr>
          <w:rStyle w:val="Strong"/>
          <w:rtl/>
        </w:rPr>
        <w:t>گیگاهرتز</w:t>
      </w:r>
      <w:r>
        <w:rPr>
          <w:rtl/>
        </w:rPr>
        <w:t xml:space="preserve"> به‌دست آمد. اما در شبیه‌سازی عملی، مقدار </w:t>
      </w:r>
      <w:proofErr w:type="spellStart"/>
      <w:r>
        <w:rPr>
          <w:rStyle w:val="HTMLCode"/>
          <w:rFonts w:eastAsiaTheme="minorHAnsi"/>
        </w:rPr>
        <w:t>tpd_fall_A</w:t>
      </w:r>
      <w:proofErr w:type="spellEnd"/>
      <w:r>
        <w:t xml:space="preserve"> </w:t>
      </w:r>
      <w:r>
        <w:rPr>
          <w:rtl/>
        </w:rPr>
        <w:t>حدود 409</w:t>
      </w:r>
      <w:proofErr w:type="spellStart"/>
      <w:r>
        <w:t>ps</w:t>
      </w:r>
      <w:proofErr w:type="spellEnd"/>
      <w:r>
        <w:t xml:space="preserve"> </w:t>
      </w:r>
      <w:r>
        <w:rPr>
          <w:rtl/>
        </w:rPr>
        <w:t xml:space="preserve">و مقدار </w:t>
      </w:r>
      <w:proofErr w:type="spellStart"/>
      <w:r>
        <w:rPr>
          <w:rStyle w:val="HTMLCode"/>
          <w:rFonts w:eastAsiaTheme="minorHAnsi"/>
        </w:rPr>
        <w:t>tCQ</w:t>
      </w:r>
      <w:proofErr w:type="spellEnd"/>
      <w:r>
        <w:t xml:space="preserve"> </w:t>
      </w:r>
      <w:r>
        <w:rPr>
          <w:rtl/>
        </w:rPr>
        <w:t>حدود 222</w:t>
      </w:r>
      <w:proofErr w:type="spellStart"/>
      <w:r>
        <w:t>ps</w:t>
      </w:r>
      <w:proofErr w:type="spellEnd"/>
      <w:r>
        <w:t xml:space="preserve"> </w:t>
      </w:r>
      <w:r>
        <w:rPr>
          <w:rtl/>
        </w:rPr>
        <w:t xml:space="preserve">و مقدار </w:t>
      </w:r>
      <w:proofErr w:type="spellStart"/>
      <w:r>
        <w:rPr>
          <w:rStyle w:val="HTMLCode"/>
          <w:rFonts w:eastAsiaTheme="minorHAnsi"/>
        </w:rPr>
        <w:t>tsetup_A</w:t>
      </w:r>
      <w:proofErr w:type="spellEnd"/>
      <w:r>
        <w:t xml:space="preserve"> </w:t>
      </w:r>
      <w:r>
        <w:rPr>
          <w:rtl/>
        </w:rPr>
        <w:t>برابر با 45</w:t>
      </w:r>
      <w:proofErr w:type="spellStart"/>
      <w:r>
        <w:t>ps</w:t>
      </w:r>
      <w:proofErr w:type="spellEnd"/>
      <w:r>
        <w:t xml:space="preserve"> </w:t>
      </w:r>
      <w:r>
        <w:rPr>
          <w:rtl/>
        </w:rPr>
        <w:t>گزارش شد که در مجموع حداقل دوره‌</w:t>
      </w:r>
      <w:r>
        <w:rPr>
          <w:rFonts w:ascii="Arial" w:hAnsi="Arial" w:cs="Arial" w:hint="cs"/>
          <w:rtl/>
        </w:rPr>
        <w:t>ی</w:t>
      </w:r>
      <w:r>
        <w:rPr>
          <w:rtl/>
        </w:rPr>
        <w:t xml:space="preserve"> </w:t>
      </w:r>
      <w:r>
        <w:rPr>
          <w:rFonts w:hint="cs"/>
          <w:rtl/>
        </w:rPr>
        <w:t>کلاک</w:t>
      </w:r>
      <w:r>
        <w:rPr>
          <w:rtl/>
        </w:rPr>
        <w:t xml:space="preserve"> </w:t>
      </w:r>
      <w:r>
        <w:rPr>
          <w:rFonts w:hint="cs"/>
          <w:rtl/>
        </w:rPr>
        <w:t>را</w:t>
      </w:r>
      <w:r>
        <w:rPr>
          <w:rtl/>
        </w:rPr>
        <w:t xml:space="preserve"> </w:t>
      </w:r>
      <w:r>
        <w:rPr>
          <w:rFonts w:hint="cs"/>
          <w:rtl/>
        </w:rPr>
        <w:t>به</w:t>
      </w:r>
      <w:r>
        <w:rPr>
          <w:rtl/>
        </w:rPr>
        <w:t xml:space="preserve"> </w:t>
      </w:r>
      <w:r>
        <w:rPr>
          <w:rFonts w:hint="cs"/>
          <w:rtl/>
        </w:rPr>
        <w:t>حدود</w:t>
      </w:r>
      <w:r>
        <w:rPr>
          <w:rtl/>
        </w:rPr>
        <w:t xml:space="preserve"> 676</w:t>
      </w:r>
      <w:proofErr w:type="spellStart"/>
      <w:r>
        <w:t>ps</w:t>
      </w:r>
      <w:proofErr w:type="spellEnd"/>
      <w:r>
        <w:t xml:space="preserve"> </w:t>
      </w:r>
      <w:r>
        <w:rPr>
          <w:rtl/>
        </w:rPr>
        <w:t xml:space="preserve">می‌رساند. بنابراین، </w:t>
      </w:r>
      <w:r>
        <w:rPr>
          <w:rStyle w:val="Strong"/>
          <w:rtl/>
        </w:rPr>
        <w:t>فرکانس حداکثر واقعی مدار</w:t>
      </w:r>
      <w:r>
        <w:rPr>
          <w:rtl/>
        </w:rPr>
        <w:t xml:space="preserve"> از شبیه‌سازی برابر با </w:t>
      </w:r>
      <w:r>
        <w:rPr>
          <w:rStyle w:val="Strong"/>
        </w:rPr>
        <w:t xml:space="preserve">1.48 </w:t>
      </w:r>
      <w:r>
        <w:rPr>
          <w:rStyle w:val="Strong"/>
          <w:b w:val="0"/>
          <w:bCs w:val="0"/>
          <w:rtl/>
        </w:rPr>
        <w:t>گیگاهرتز</w:t>
      </w:r>
      <w:r>
        <w:rPr>
          <w:rtl/>
        </w:rPr>
        <w:t xml:space="preserve"> محاسبه شد</w:t>
      </w:r>
      <w:r>
        <w:t>.</w:t>
      </w:r>
    </w:p>
    <w:p w14:paraId="06376CBC" w14:textId="77777777">
      <w:r>
        <w:rPr>
          <w:rtl/>
        </w:rPr>
        <w:t>تفاوت میان مقدار تئوری و مقدار حاصل از شبیه‌سازی، اگرچه نسبتاً کم است، اما قابل توجیه است. این اختلاف عمدتاً به دلیل ساده‌سازی‌هایی است که در محاسبات تئوری انجام می‌شود. برای مثال، در محاسبات دستی، تأثیرات ثانویه مانند مقاومت سیم‌کشی، خازن‌های پراکنده، افت ولتاژ، نویز، تغییرات دمایی و فرآیندی و همچنین دینامیک واقعی ترانزیستورها لحاظ نمی‌شوند. در مقابل، شبیه‌سازی عملی با مدل‌هایی بسیار دقیق‌تر انجام می‌شود و این عوامل را با دقت بالا وارد تحلیل می‌کند. همچنین، در شبیه‌سازی معمولاً حاشیه‌ای از ایمنی برای اطمینان از عملکرد مدار در شرایط بدتر از معمول در نظر گرفته می‌شود، که خود به کاهش فرکانس مجاز می‌انجامد</w:t>
      </w:r>
      <w:r>
        <w:t>.</w:t>
      </w:r>
    </w:p>
    <w:p w14:paraId="1753181B" w14:textId="2BB09C54">
      <w:r>
        <w:rPr>
          <w:rtl/>
        </w:rPr>
        <w:t>در نهایت می‌توان نتیجه گرفت که مقدار به‌دست‌آمده از شبیه‌سازی برای طراحی دقیق‌تر و محافظه‌کارانه‌تر قابل اعتمادتر است، در حالی‌که محاسبه‌</w:t>
      </w:r>
      <w:r>
        <w:rPr>
          <w:rFonts w:ascii="Arial" w:hAnsi="Arial" w:cs="Arial" w:hint="cs"/>
          <w:rtl/>
        </w:rPr>
        <w:t>ی</w:t>
      </w:r>
      <w:r>
        <w:rPr>
          <w:rtl/>
        </w:rPr>
        <w:t xml:space="preserve"> </w:t>
      </w:r>
      <w:r>
        <w:rPr>
          <w:rFonts w:hint="cs"/>
          <w:rtl/>
        </w:rPr>
        <w:t>تئوری</w:t>
      </w:r>
      <w:r>
        <w:rPr>
          <w:rtl/>
        </w:rPr>
        <w:t xml:space="preserve"> </w:t>
      </w:r>
      <w:r>
        <w:rPr>
          <w:rFonts w:hint="cs"/>
          <w:rtl/>
        </w:rPr>
        <w:t>برای</w:t>
      </w:r>
      <w:r>
        <w:rPr>
          <w:rtl/>
        </w:rPr>
        <w:t xml:space="preserve"> </w:t>
      </w:r>
      <w:r>
        <w:rPr>
          <w:rFonts w:hint="cs"/>
          <w:rtl/>
        </w:rPr>
        <w:t>تخمین</w:t>
      </w:r>
      <w:r>
        <w:rPr>
          <w:rtl/>
        </w:rPr>
        <w:t xml:space="preserve"> </w:t>
      </w:r>
      <w:r>
        <w:rPr>
          <w:rFonts w:hint="cs"/>
          <w:rtl/>
        </w:rPr>
        <w:t>اولیه</w:t>
      </w:r>
      <w:r>
        <w:rPr>
          <w:rtl/>
        </w:rPr>
        <w:t xml:space="preserve"> </w:t>
      </w:r>
      <w:r>
        <w:rPr>
          <w:rFonts w:hint="cs"/>
          <w:rtl/>
        </w:rPr>
        <w:t>یا</w:t>
      </w:r>
      <w:r>
        <w:rPr>
          <w:rtl/>
        </w:rPr>
        <w:t xml:space="preserve"> </w:t>
      </w:r>
      <w:r>
        <w:rPr>
          <w:rFonts w:hint="cs"/>
          <w:rtl/>
        </w:rPr>
        <w:t>بررسی</w:t>
      </w:r>
      <w:r>
        <w:rPr>
          <w:rtl/>
        </w:rPr>
        <w:t xml:space="preserve"> </w:t>
      </w:r>
      <w:r>
        <w:rPr>
          <w:rFonts w:hint="cs"/>
          <w:rtl/>
        </w:rPr>
        <w:t>تقریبی</w:t>
      </w:r>
      <w:r>
        <w:rPr>
          <w:rtl/>
        </w:rPr>
        <w:t xml:space="preserve"> </w:t>
      </w:r>
      <w:r>
        <w:rPr>
          <w:rFonts w:hint="cs"/>
          <w:rtl/>
        </w:rPr>
        <w:t>عملکرد</w:t>
      </w:r>
      <w:r>
        <w:rPr>
          <w:rtl/>
        </w:rPr>
        <w:t xml:space="preserve"> </w:t>
      </w:r>
      <w:r>
        <w:rPr>
          <w:rFonts w:hint="cs"/>
          <w:rtl/>
        </w:rPr>
        <w:t>بسیار</w:t>
      </w:r>
      <w:r>
        <w:rPr>
          <w:rtl/>
        </w:rPr>
        <w:t xml:space="preserve"> </w:t>
      </w:r>
      <w:r>
        <w:rPr>
          <w:rFonts w:hint="cs"/>
          <w:rtl/>
        </w:rPr>
        <w:t>مفید</w:t>
      </w:r>
      <w:r>
        <w:rPr>
          <w:rtl/>
        </w:rPr>
        <w:t xml:space="preserve"> </w:t>
      </w:r>
      <w:r>
        <w:rPr>
          <w:rFonts w:hint="cs"/>
          <w:rtl/>
        </w:rPr>
        <w:t>واقع</w:t>
      </w:r>
      <w:r>
        <w:rPr>
          <w:rtl/>
        </w:rPr>
        <w:t xml:space="preserve"> </w:t>
      </w:r>
      <w:r>
        <w:rPr>
          <w:rFonts w:hint="cs"/>
          <w:rtl/>
        </w:rPr>
        <w:t>می</w:t>
      </w:r>
      <w:r>
        <w:rPr>
          <w:rtl/>
        </w:rPr>
        <w:t>‌شود</w:t>
      </w:r>
      <w:r>
        <w:t>.</w:t>
      </w:r>
    </w:p>
    <w:p w14:paraId="47112693" w14:textId="77777777">
      <w:r>
        <w:rPr>
          <w:rStyle w:val="Strong"/>
          <w:b w:val="0"/>
          <w:bCs w:val="0"/>
          <w:rtl/>
        </w:rPr>
        <w:lastRenderedPageBreak/>
        <w:t>۷</w:t>
      </w:r>
      <w:r>
        <w:rPr>
          <w:rStyle w:val="Strong"/>
          <w:b w:val="0"/>
          <w:bCs w:val="0"/>
        </w:rPr>
        <w:t xml:space="preserve"> - </w:t>
      </w:r>
      <w:r>
        <w:rPr>
          <w:rStyle w:val="Strong"/>
          <w:b w:val="0"/>
          <w:bCs w:val="0"/>
          <w:rtl/>
        </w:rPr>
        <w:t>بررسی شبیه‌سازی مدار در سناریوی نمونه‌برداری اشتباه</w:t>
      </w:r>
    </w:p>
    <w:p w14:paraId="7801B36F" w14:textId="6D845F24">
      <w:r>
        <w:rPr>
          <w:rtl/>
        </w:rPr>
        <w:t>برای بررسی پایداری مدار در فرکانس‌های بالا، آزمایشی انجام شد که در آن دوره‌ی کلاک به مقدار کمتر از حد مجاز کاهش داده شد</w:t>
      </w:r>
      <w:r>
        <w:t xml:space="preserve"> </w:t>
      </w:r>
      <w:r>
        <w:rPr>
          <w:rFonts w:hint="cs"/>
          <w:rtl/>
        </w:rPr>
        <w:t>(</w:t>
      </w:r>
      <w:r>
        <w:rPr>
          <w:rtl/>
        </w:rPr>
        <w:t>برای مثال به 400</w:t>
      </w:r>
      <w:proofErr w:type="spellStart"/>
      <w:r>
        <w:t>ps</w:t>
      </w:r>
      <w:proofErr w:type="spellEnd"/>
      <w:r>
        <w:rPr>
          <w:rFonts w:hint="cs"/>
          <w:rtl/>
        </w:rPr>
        <w:t>)</w:t>
      </w:r>
      <w:r>
        <w:t xml:space="preserve">. </w:t>
      </w:r>
      <w:r>
        <w:rPr>
          <w:rtl/>
        </w:rPr>
        <w:t>این کار باعث شد که فرصت کافی برای عبور داده از فلیپ‌فلاپ اول، پردازش در مدار ترکیبی، و ثبت در فلیپ‌فلاپ دوم وجود نداشته باشد. به عبارت دیگر، شرط راه‌اندازی</w:t>
      </w:r>
      <w:r>
        <w:t xml:space="preserve"> (setup) </w:t>
      </w:r>
      <w:r>
        <w:rPr>
          <w:rtl/>
        </w:rPr>
        <w:t>یا حتی شرط نگهداری</w:t>
      </w:r>
      <w:r>
        <w:t xml:space="preserve"> (hold) </w:t>
      </w:r>
      <w:r>
        <w:rPr>
          <w:rtl/>
        </w:rPr>
        <w:t>نقض شد</w:t>
      </w:r>
      <w:r>
        <w:t>.</w:t>
      </w:r>
    </w:p>
    <w:p w14:paraId="744DA7F3" w14:textId="77777777">
      <w:r>
        <w:rPr>
          <w:rtl/>
        </w:rPr>
        <w:t xml:space="preserve">در تصویر مربوط به موج‌های خروجی در نرم‌افزار </w:t>
      </w:r>
      <w:proofErr w:type="spellStart"/>
      <w:r>
        <w:rPr>
          <w:rStyle w:val="Strong"/>
        </w:rPr>
        <w:t>CosmosScope</w:t>
      </w:r>
      <w:proofErr w:type="spellEnd"/>
      <w:r>
        <w:t xml:space="preserve"> </w:t>
      </w:r>
      <w:r>
        <w:rPr>
          <w:rtl/>
        </w:rPr>
        <w:t xml:space="preserve">به‌وضوح مشاهده می‌شود که مدار دیگر خروجی درستی تولید نمی‌کند. برای مثال، سیگنال </w:t>
      </w:r>
      <w:r>
        <w:rPr>
          <w:rStyle w:val="HTMLCode"/>
          <w:rFonts w:eastAsiaTheme="minorHAnsi"/>
        </w:rPr>
        <w:t>A</w:t>
      </w:r>
      <w:r>
        <w:t xml:space="preserve"> </w:t>
      </w:r>
      <w:r>
        <w:rPr>
          <w:rtl/>
        </w:rPr>
        <w:t xml:space="preserve">تغییر می‌کند، ولی چون داده به موقع در فلیپ‌فلاپ نمونه‌برداری نمی‌شود، مقدار نهایی خروجی </w:t>
      </w:r>
      <w:r>
        <w:rPr>
          <w:rStyle w:val="HTMLCode"/>
          <w:rFonts w:eastAsiaTheme="minorHAnsi"/>
        </w:rPr>
        <w:t>Q</w:t>
      </w:r>
      <w:r>
        <w:t xml:space="preserve"> </w:t>
      </w:r>
      <w:r>
        <w:rPr>
          <w:rtl/>
        </w:rPr>
        <w:t xml:space="preserve">اشتباه باقی می‌ماند یا نوسانی می‌شود. همچنین در گزارش </w:t>
      </w:r>
      <w:r>
        <w:rPr>
          <w:rStyle w:val="HTMLCode"/>
          <w:rFonts w:eastAsiaTheme="minorHAnsi"/>
        </w:rPr>
        <w:t>.mt0</w:t>
      </w:r>
      <w:r>
        <w:t xml:space="preserve"> </w:t>
      </w:r>
      <w:r>
        <w:rPr>
          <w:rtl/>
        </w:rPr>
        <w:t xml:space="preserve">مشخص است که دستور اندازه‌گیری تأخیر </w:t>
      </w:r>
      <w:proofErr w:type="spellStart"/>
      <w:r>
        <w:rPr>
          <w:rStyle w:val="HTMLCode"/>
          <w:rFonts w:eastAsiaTheme="minorHAnsi"/>
        </w:rPr>
        <w:t>tpd</w:t>
      </w:r>
      <w:proofErr w:type="spellEnd"/>
      <w:r>
        <w:t xml:space="preserve"> </w:t>
      </w:r>
      <w:r>
        <w:rPr>
          <w:rtl/>
        </w:rPr>
        <w:t>شکست خورده، چون هیچ نقطه‌ای از خروجی تغییر نکرده است</w:t>
      </w:r>
      <w:r>
        <w:t>.</w:t>
      </w:r>
    </w:p>
    <w:p w14:paraId="62311494" w14:textId="77777777">
      <w:r>
        <w:rPr>
          <w:rtl/>
        </w:rPr>
        <w:t xml:space="preserve">در واقع، در این شرایط </w:t>
      </w:r>
      <w:r>
        <w:rPr>
          <w:rStyle w:val="Strong"/>
          <w:rtl/>
        </w:rPr>
        <w:t>مدار به‌اصطلاح</w:t>
      </w:r>
      <w:r>
        <w:rPr>
          <w:rStyle w:val="Strong"/>
        </w:rPr>
        <w:t xml:space="preserve"> fail </w:t>
      </w:r>
      <w:r>
        <w:rPr>
          <w:rStyle w:val="Strong"/>
          <w:rtl/>
        </w:rPr>
        <w:t>کرده</w:t>
      </w:r>
      <w:r>
        <w:rPr>
          <w:rtl/>
        </w:rPr>
        <w:t xml:space="preserve"> و زمان برای محاسبه‌ی خروجی کافی نبوده است. این دقیقاً همان چیزی است که به آن "خطای نمونه‌برداری" گفته می‌شود. دلایل بروز این خطا شامل موارد زیر است</w:t>
      </w:r>
      <w:r>
        <w:t>:</w:t>
      </w:r>
    </w:p>
    <w:p w14:paraId="0FEF62FC" w14:textId="77777777">
      <w:r>
        <w:rPr>
          <w:rtl/>
        </w:rPr>
        <w:t xml:space="preserve">داده قبل از زمان مناسب به فلیپ‌فلاپ دوم رسیده و شرط </w:t>
      </w:r>
      <w:proofErr w:type="spellStart"/>
      <w:r>
        <w:rPr>
          <w:rStyle w:val="HTMLCode"/>
          <w:rFonts w:eastAsiaTheme="minorHAnsi"/>
        </w:rPr>
        <w:t>tsetup</w:t>
      </w:r>
      <w:proofErr w:type="spellEnd"/>
      <w:r>
        <w:t xml:space="preserve"> </w:t>
      </w:r>
      <w:r>
        <w:rPr>
          <w:rtl/>
        </w:rPr>
        <w:t>نقض شده است</w:t>
      </w:r>
      <w:r>
        <w:t>.</w:t>
      </w:r>
    </w:p>
    <w:p w14:paraId="6DB522A1" w14:textId="43CD4437">
      <w:r>
        <w:rPr>
          <w:rtl/>
        </w:rPr>
        <w:t xml:space="preserve">مدار ترکیبی فرصت کافی برای پردازش نداشته است (نقض </w:t>
      </w:r>
      <w:proofErr w:type="spellStart"/>
      <w:r>
        <w:rPr>
          <w:rStyle w:val="HTMLCode"/>
          <w:rFonts w:eastAsiaTheme="minorHAnsi"/>
        </w:rPr>
        <w:t>tpd</w:t>
      </w:r>
      <w:proofErr w:type="spellEnd"/>
      <w:r>
        <w:rPr>
          <w:rStyle w:val="HTMLCode"/>
          <w:rFonts w:eastAsiaTheme="minorHAnsi"/>
        </w:rPr>
        <w:t xml:space="preserve"> + </w:t>
      </w:r>
      <w:proofErr w:type="spellStart"/>
      <w:r>
        <w:rPr>
          <w:rStyle w:val="HTMLCode"/>
          <w:rFonts w:eastAsiaTheme="minorHAnsi"/>
        </w:rPr>
        <w:t>tCQ</w:t>
      </w:r>
      <w:proofErr w:type="spellEnd"/>
      <w:r>
        <w:rPr>
          <w:rStyle w:val="HTMLCode"/>
          <w:rFonts w:eastAsiaTheme="minorHAnsi"/>
        </w:rPr>
        <w:t xml:space="preserve"> + </w:t>
      </w:r>
      <w:proofErr w:type="spellStart"/>
      <w:r>
        <w:rPr>
          <w:rStyle w:val="HTMLCode"/>
          <w:rFonts w:eastAsiaTheme="minorHAnsi"/>
        </w:rPr>
        <w:t>tsetup</w:t>
      </w:r>
      <w:proofErr w:type="spellEnd"/>
      <w:r>
        <w:rPr>
          <w:rStyle w:val="HTMLCode"/>
          <w:rFonts w:eastAsiaTheme="minorHAnsi"/>
        </w:rPr>
        <w:t xml:space="preserve"> ≤ </w:t>
      </w:r>
      <w:proofErr w:type="spellStart"/>
      <w:r>
        <w:rPr>
          <w:rStyle w:val="HTMLCode"/>
          <w:rFonts w:eastAsiaTheme="minorHAnsi"/>
        </w:rPr>
        <w:t>Tclk</w:t>
      </w:r>
      <w:proofErr w:type="spellEnd"/>
      <w:r>
        <w:rPr>
          <w:rFonts w:hint="cs"/>
          <w:rtl/>
        </w:rPr>
        <w:t>)</w:t>
      </w:r>
      <w:r>
        <w:t>.</w:t>
      </w:r>
    </w:p>
    <w:p w14:paraId="58FE6675" w14:textId="77777777">
      <w:r>
        <w:rPr>
          <w:rtl/>
        </w:rPr>
        <w:t>کلاک بسیار سریع بوده و موجب ثبت داده‌ی نادرست شده است</w:t>
      </w:r>
      <w:r>
        <w:t>.</w:t>
      </w:r>
    </w:p>
    <w:p w14:paraId="32AD8CF7" w14:textId="77777777">
      <w:r>
        <w:rPr>
          <w:rtl/>
        </w:rPr>
        <w:t>در نقطه‌ی مقابل، شبیه‌سازی دیگری انجام شد که در آن فاصله‌ی کافی بین تغییر ورودی</w:t>
      </w:r>
      <w:r>
        <w:t xml:space="preserve"> A </w:t>
      </w:r>
      <w:r>
        <w:rPr>
          <w:rtl/>
        </w:rPr>
        <w:t>و لبه‌ی کلاک رعایت شده بود. در این سناریوی صحیح، مدار به‌خوبی نمونه‌برداری کرده و خروجی دقیقی تولید شده است. مقایسه شکل‌موج‌های دو سناریو (در تصاویر پیوست) به‌وضوح تفاوت میان ثبت صحیح و خطای نمونه‌برداری را نشان می‌دهد</w:t>
      </w:r>
      <w:r>
        <w:t>.</w:t>
      </w:r>
    </w:p>
    <w:p w14:paraId="2DEA5384" w14:textId="3F9F6C68">
      <w:pPr>
        <w:rPr>
          <w:b/>
          <w:bCs/>
          <w:iCs/>
          <w:color w:val="000000" w:themeColor="text1"/>
          <w:rtl/>
        </w:rPr>
      </w:pPr>
    </w:p>
    <w:p w14:paraId="4D668EDD" w14:textId="77777777">
      <w:pPr>
        <w:bidi w:val="0"/>
      </w:pPr>
      <w:r>
        <w:rPr>
          <w:rtl/>
        </w:rPr>
        <w:t xml:space="preserve">* </w:t>
      </w:r>
      <w:r>
        <w:t>input description</w:t>
      </w:r>
    </w:p>
    <w:p w14:paraId="72839F48" w14:textId="77777777">
      <w:pPr>
        <w:bidi w:val="0"/>
      </w:pPr>
      <w:r>
        <w:t xml:space="preserve">VCLK CLK 0 </w:t>
      </w:r>
      <w:proofErr w:type="gramStart"/>
      <w:r>
        <w:t>PULSE(</w:t>
      </w:r>
      <w:proofErr w:type="gramEnd"/>
      <w:r>
        <w:t xml:space="preserve">0 </w:t>
      </w:r>
      <w:proofErr w:type="spellStart"/>
      <w:r>
        <w:t>vdd</w:t>
      </w:r>
      <w:proofErr w:type="spellEnd"/>
      <w:r>
        <w:t xml:space="preserve"> 0n 0.1n </w:t>
      </w:r>
      <w:proofErr w:type="spellStart"/>
      <w:r>
        <w:t>0.1n</w:t>
      </w:r>
      <w:proofErr w:type="spellEnd"/>
      <w:r>
        <w:t xml:space="preserve"> 2n 4n)</w:t>
      </w:r>
    </w:p>
    <w:p w14:paraId="3E8275AE" w14:textId="77777777">
      <w:pPr>
        <w:bidi w:val="0"/>
      </w:pPr>
      <w:r>
        <w:t xml:space="preserve">VDD </w:t>
      </w:r>
      <w:proofErr w:type="spellStart"/>
      <w:r>
        <w:t>VDD</w:t>
      </w:r>
      <w:proofErr w:type="spellEnd"/>
      <w:r>
        <w:t xml:space="preserve"> GND DC 1.8</w:t>
      </w:r>
    </w:p>
    <w:p w14:paraId="2DE97D09" w14:textId="77777777">
      <w:pPr>
        <w:bidi w:val="0"/>
      </w:pPr>
      <w:r>
        <w:t xml:space="preserve">VA A GND </w:t>
      </w:r>
      <w:proofErr w:type="gramStart"/>
      <w:r>
        <w:t>PULSE(</w:t>
      </w:r>
      <w:proofErr w:type="gramEnd"/>
      <w:r>
        <w:t xml:space="preserve">0 1.8 0 10p </w:t>
      </w:r>
      <w:proofErr w:type="spellStart"/>
      <w:r>
        <w:t>10p</w:t>
      </w:r>
      <w:proofErr w:type="spellEnd"/>
      <w:r>
        <w:t xml:space="preserve"> 0.2n 0.4n)</w:t>
      </w:r>
    </w:p>
    <w:p w14:paraId="716EA087" w14:textId="77777777">
      <w:pPr>
        <w:bidi w:val="0"/>
      </w:pPr>
      <w:r>
        <w:t>VB B GND DC 1.8</w:t>
      </w:r>
    </w:p>
    <w:p w14:paraId="3C114837" w14:textId="77777777">
      <w:pPr>
        <w:bidi w:val="0"/>
      </w:pPr>
      <w:r>
        <w:t>VC C GND DC 0</w:t>
      </w:r>
    </w:p>
    <w:p w14:paraId="620EB3A3" w14:textId="34F983FB">
      <w:pPr>
        <w:bidi w:val="0"/>
        <w:rPr>
          <w:rtl/>
        </w:rPr>
      </w:pPr>
      <w:r>
        <w:t>VD D GND DC 1.8</w:t>
      </w:r>
    </w:p>
    <w:p w14:paraId="63491237" w14:textId="02E20038">
      <w:pPr>
        <w:rPr>
          <w:rtl/>
        </w:rPr>
      </w:pPr>
      <w:r>
        <w:rPr>
          <w:rFonts w:hint="cs"/>
          <w:rtl/>
        </w:rPr>
        <w:t xml:space="preserve">برای اینکه سناریو ی ما منجر به خطا در خروجی شود، باید فرکانس تغییرات مربوط به ورودی </w:t>
      </w:r>
      <w:r>
        <w:t>A</w:t>
      </w:r>
      <w:r>
        <w:rPr>
          <w:rFonts w:hint="cs"/>
          <w:rtl/>
        </w:rPr>
        <w:t xml:space="preserve"> ، بسیار بیشتر از فرکانس تغییرات مربوط به کلاک باشد. در این صورت، مقادیر </w:t>
      </w:r>
      <w:proofErr w:type="spellStart"/>
      <w:r>
        <w:t>tsetup</w:t>
      </w:r>
      <w:proofErr w:type="spellEnd"/>
      <w:r>
        <w:t xml:space="preserve"> , </w:t>
      </w:r>
      <w:proofErr w:type="spellStart"/>
      <w:r>
        <w:t>thold</w:t>
      </w:r>
      <w:proofErr w:type="spellEnd"/>
      <w:r>
        <w:rPr>
          <w:rFonts w:hint="cs"/>
          <w:rtl/>
        </w:rPr>
        <w:t xml:space="preserve"> رعایت نشده لذا خروجی مدار اشتباه می شود. </w:t>
      </w:r>
    </w:p>
    <w:p w14:paraId="332F13C6" w14:textId="1CA741AE">
      <w:pPr>
        <w:rPr>
          <w:rtl/>
        </w:rPr>
      </w:pPr>
      <w:r>
        <w:rPr>
          <w:rtl/>
        </w:rPr>
        <w:lastRenderedPageBreak/>
        <w:drawing>
          <wp:inline distT="0" distB="0" distL="0" distR="0" wp14:anchorId="3B36E3F0" wp14:editId="66F69461">
            <wp:extent cx="5943600" cy="30714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71495"/>
                    </a:xfrm>
                    <a:prstGeom prst="rect">
                      <a:avLst/>
                    </a:prstGeom>
                  </pic:spPr>
                </pic:pic>
              </a:graphicData>
            </a:graphic>
          </wp:inline>
        </w:drawing>
      </w:r>
    </w:p>
    <w:p w14:paraId="578F6E07" w14:textId="2E349A4F">
      <w:pPr>
        <w:rPr>
          <w:rtl/>
        </w:rPr>
      </w:pPr>
    </w:p>
    <w:p w14:paraId="4B31952B" w14:textId="06F447F8">
      <w:pPr>
        <w:rPr>
          <w:ins w:id="0" w:author="mahsa abarghani" w:date="2025-07-04T23:20:00Z"/>
          <w:rtl/>
        </w:rPr>
      </w:pPr>
      <w:r>
        <w:rPr>
          <w:rFonts w:hint="cs"/>
          <w:rtl/>
        </w:rPr>
        <w:t>همان طور که در تصویر بالا مشاهده م</w:t>
      </w:r>
      <w:ins w:id="1" w:author="mahsa abarghani" w:date="2025-07-04T23:19:00Z">
        <w:r>
          <w:rPr>
            <w:rFonts w:hint="cs"/>
            <w:rtl/>
          </w:rPr>
          <w:t xml:space="preserve">ی کنید، نمونه برداری از ورودی </w:t>
        </w:r>
        <w:r>
          <w:t>A</w:t>
        </w:r>
        <w:r>
          <w:rPr>
            <w:rFonts w:hint="cs"/>
            <w:rtl/>
          </w:rPr>
          <w:t>، به درستی انجام نشده و به همین دلیل خروجی مدار به اشتباه محاسبه شده.</w:t>
        </w:r>
      </w:ins>
      <w:ins w:id="2" w:author="mahsa abarghani" w:date="2025-07-04T23:20:00Z">
        <w:r>
          <w:rPr>
            <w:rFonts w:hint="cs"/>
            <w:rtl/>
          </w:rPr>
          <w:t xml:space="preserve"> دلیل این اشتباه، رعایت نشدن زمان </w:t>
        </w:r>
        <w:proofErr w:type="spellStart"/>
        <w:r>
          <w:t>setupTime</w:t>
        </w:r>
        <w:proofErr w:type="spellEnd"/>
        <w:r>
          <w:rPr>
            <w:rFonts w:hint="cs"/>
            <w:rtl/>
          </w:rPr>
          <w:t xml:space="preserve"> می باشد.</w:t>
        </w:r>
      </w:ins>
    </w:p>
    <w:p w14:paraId="6479AC2A" w14:textId="6538A48C">
      <w:pPr>
        <w:rPr>
          <w:rtl/>
        </w:rPr>
      </w:pPr>
      <w:r>
        <w:rPr>
          <w:rFonts w:hint="cs"/>
          <w:rtl/>
        </w:rPr>
        <w:t>همچنین در این حالت، مدارترکیبی ما زمان لازم برای محاسبه ی خروجی را نداردو به همین دلیل خروجی اصلی مدار هم اشتباه محاسبه شده است.</w:t>
      </w:r>
    </w:p>
    <w:p w14:paraId="490D7776" w14:textId="714AB309">
      <w:r>
        <w:rPr>
          <w:rtl/>
        </w:rPr>
        <w:drawing>
          <wp:inline distT="0" distB="0" distL="0" distR="0" wp14:anchorId="4C3C25AD" wp14:editId="3406507E">
            <wp:extent cx="5943600" cy="2542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42540"/>
                    </a:xfrm>
                    <a:prstGeom prst="rect">
                      <a:avLst/>
                    </a:prstGeom>
                  </pic:spPr>
                </pic:pic>
              </a:graphicData>
            </a:graphic>
          </wp:inline>
        </w:drawing>
      </w:r>
    </w:p>
    <w:p w14:paraId="59C34220" w14:textId="326AA885"/>
    <w:p w14:paraId="40CFD686" w14:textId="2DA92A15"/>
    <w:p w14:paraId="07B976B3" w14:textId="4691A687">
      <w:pPr>
        <w:rPr>
          <w:rtl/>
        </w:rPr>
      </w:pPr>
      <w:r>
        <w:rPr>
          <w:rFonts w:hint="cs"/>
          <w:rtl/>
        </w:rPr>
        <w:t>کد بخش3:</w:t>
      </w:r>
    </w:p>
    <w:p w14:paraId="5CAE5E76" w14:textId="5E2AE16D">
      <w:pPr>
        <w:rPr>
          <w:rtl/>
        </w:rPr>
      </w:pPr>
      <w:r>
        <w:rPr>
          <w:rtl/>
        </w:rPr>
        <w:lastRenderedPageBreak/>
        <w:t xml:space="preserve">ابتدا با دستور </w:t>
      </w:r>
      <w:r>
        <w:rPr>
          <w:rStyle w:val="HTMLCode"/>
          <w:rFonts w:eastAsiaTheme="minorHAnsi"/>
        </w:rPr>
        <w:t>.OPTIONS POST=2 PROBE</w:t>
      </w:r>
      <w:r>
        <w:t xml:space="preserve"> </w:t>
      </w:r>
      <w:r>
        <w:rPr>
          <w:rtl/>
        </w:rPr>
        <w:t xml:space="preserve">خروجی ولتاژ و جریان برای نمایش در ابزارهای تحلیل موج فعال می‌شود. سپس گره‌های جهانی </w:t>
      </w:r>
      <w:r>
        <w:rPr>
          <w:rStyle w:val="HTMLCode"/>
          <w:rFonts w:eastAsiaTheme="minorHAnsi"/>
        </w:rPr>
        <w:t>VDD</w:t>
      </w:r>
      <w:r>
        <w:t xml:space="preserve"> </w:t>
      </w:r>
      <w:r>
        <w:rPr>
          <w:rtl/>
        </w:rPr>
        <w:t xml:space="preserve">و </w:t>
      </w:r>
      <w:r>
        <w:rPr>
          <w:rStyle w:val="HTMLCode"/>
          <w:rFonts w:eastAsiaTheme="minorHAnsi"/>
        </w:rPr>
        <w:t>GND</w:t>
      </w:r>
      <w:r>
        <w:t xml:space="preserve"> </w:t>
      </w:r>
      <w:r>
        <w:rPr>
          <w:rtl/>
        </w:rPr>
        <w:t>تعریف و ولتاژ تغذیه روی ۱</w:t>
      </w:r>
      <w:r>
        <w:rPr>
          <w:rFonts w:ascii="Arial" w:hAnsi="Arial" w:cs="Arial" w:hint="cs"/>
          <w:rtl/>
        </w:rPr>
        <w:t>٫</w:t>
      </w:r>
      <w:r>
        <w:rPr>
          <w:rtl/>
        </w:rPr>
        <w:t xml:space="preserve">۸ ولت تنظیم شده است. دو پارامتر </w:t>
      </w:r>
      <w:proofErr w:type="spellStart"/>
      <w:r>
        <w:rPr>
          <w:rStyle w:val="HTMLCode"/>
          <w:rFonts w:eastAsiaTheme="minorHAnsi"/>
        </w:rPr>
        <w:t>Lmin</w:t>
      </w:r>
      <w:proofErr w:type="spellEnd"/>
      <w:r>
        <w:t xml:space="preserve"> </w:t>
      </w:r>
      <w:r>
        <w:rPr>
          <w:rtl/>
        </w:rPr>
        <w:t xml:space="preserve">و </w:t>
      </w:r>
      <w:proofErr w:type="spellStart"/>
      <w:r>
        <w:rPr>
          <w:rStyle w:val="HTMLCode"/>
          <w:rFonts w:eastAsiaTheme="minorHAnsi"/>
        </w:rPr>
        <w:t>Wmin</w:t>
      </w:r>
      <w:proofErr w:type="spellEnd"/>
      <w:r>
        <w:t xml:space="preserve"> </w:t>
      </w:r>
      <w:r>
        <w:rPr>
          <w:rtl/>
        </w:rPr>
        <w:t>نیز کوچک‌ترین طول و عرض ترانزیستور در فناوری ۱۸۰ نانومتر را مشخص می‌کنند تا در سراسر طراحی قابل استفاده باشند</w:t>
      </w:r>
      <w:r>
        <w:t>.</w:t>
      </w:r>
    </w:p>
    <w:p w14:paraId="710B7549" w14:textId="77777777">
      <w:pPr>
        <w:bidi w:val="0"/>
      </w:pPr>
      <w:r>
        <w:rPr>
          <w:rtl/>
        </w:rPr>
        <w:t>.</w:t>
      </w:r>
      <w:r>
        <w:t>OPTIONS POST=2 PROBE</w:t>
      </w:r>
    </w:p>
    <w:p w14:paraId="5F9F5D91" w14:textId="77777777">
      <w:pPr>
        <w:bidi w:val="0"/>
      </w:pPr>
      <w:r>
        <w:rPr>
          <w:rtl/>
        </w:rPr>
        <w:t>.</w:t>
      </w:r>
      <w:r>
        <w:t>GLOBAL VDD GND</w:t>
      </w:r>
    </w:p>
    <w:p w14:paraId="3709E748" w14:textId="2E16F056">
      <w:pPr>
        <w:bidi w:val="0"/>
        <w:rPr>
          <w:rtl/>
        </w:rPr>
      </w:pPr>
      <w:r>
        <w:rPr>
          <w:rtl/>
        </w:rPr>
        <w:t>.</w:t>
      </w:r>
      <w:r>
        <w:t>PARAM VDD=1.8</w:t>
      </w:r>
    </w:p>
    <w:p w14:paraId="11FA899B" w14:textId="77777777">
      <w:pPr>
        <w:bidi w:val="0"/>
      </w:pPr>
      <w:r>
        <w:rPr>
          <w:rtl/>
        </w:rPr>
        <w:t xml:space="preserve">* </w:t>
      </w:r>
      <w:r>
        <w:t>Minimum transistor dimensions</w:t>
      </w:r>
    </w:p>
    <w:p w14:paraId="537DA79F" w14:textId="77777777">
      <w:pPr>
        <w:bidi w:val="0"/>
      </w:pPr>
      <w:r>
        <w:rPr>
          <w:rtl/>
        </w:rPr>
        <w:t>.</w:t>
      </w:r>
      <w:r>
        <w:t xml:space="preserve">param </w:t>
      </w:r>
      <w:proofErr w:type="spellStart"/>
      <w:r>
        <w:t>Lmin</w:t>
      </w:r>
      <w:proofErr w:type="spellEnd"/>
      <w:r>
        <w:t>=180n</w:t>
      </w:r>
    </w:p>
    <w:p w14:paraId="16944DF7" w14:textId="77777777">
      <w:pPr>
        <w:bidi w:val="0"/>
      </w:pPr>
      <w:r>
        <w:rPr>
          <w:rtl/>
        </w:rPr>
        <w:t>.</w:t>
      </w:r>
      <w:r>
        <w:t xml:space="preserve">param </w:t>
      </w:r>
      <w:proofErr w:type="spellStart"/>
      <w:r>
        <w:t>Wmin</w:t>
      </w:r>
      <w:proofErr w:type="spellEnd"/>
      <w:r>
        <w:t>=220n</w:t>
      </w:r>
    </w:p>
    <w:p w14:paraId="527FAFFB" w14:textId="03799D9D">
      <w:pPr>
        <w:rPr>
          <w:rtl/>
        </w:rPr>
      </w:pPr>
      <w:r>
        <w:rPr>
          <w:rtl/>
        </w:rPr>
        <w:t xml:space="preserve">با دستور </w:t>
      </w:r>
      <w:r>
        <w:rPr>
          <w:rStyle w:val="HTMLCode"/>
          <w:rFonts w:eastAsiaTheme="minorHAnsi"/>
        </w:rPr>
        <w:t>.LIB 'mm018.l' TT</w:t>
      </w:r>
      <w:r>
        <w:t xml:space="preserve"> </w:t>
      </w:r>
      <w:r>
        <w:rPr>
          <w:rtl/>
        </w:rPr>
        <w:t>کتابخانه مدل ترانزیستورهای</w:t>
      </w:r>
      <w:r>
        <w:t xml:space="preserve"> NMOS </w:t>
      </w:r>
      <w:r>
        <w:rPr>
          <w:rtl/>
        </w:rPr>
        <w:t>و</w:t>
      </w:r>
      <w:r>
        <w:t xml:space="preserve"> PMOS </w:t>
      </w:r>
      <w:r>
        <w:rPr>
          <w:rtl/>
        </w:rPr>
        <w:t>مربوط به فرآیند ۱۸۰ نانومتر</w:t>
      </w:r>
      <w:r>
        <w:t xml:space="preserve"> (Corner TT) </w:t>
      </w:r>
      <w:r>
        <w:rPr>
          <w:rtl/>
        </w:rPr>
        <w:t>فراخوانی می‌شود؛ به این ترتیب ویژگی‌های الکتریکی دستگاه‌ها در شبیه‌سازی لحاظ می‌شود</w:t>
      </w:r>
      <w:r>
        <w:t>.</w:t>
      </w:r>
    </w:p>
    <w:p w14:paraId="078F1351" w14:textId="77777777">
      <w:pPr>
        <w:bidi w:val="0"/>
      </w:pPr>
      <w:r>
        <w:rPr>
          <w:rtl/>
        </w:rPr>
        <w:t xml:space="preserve">* </w:t>
      </w:r>
      <w:r>
        <w:t>getting transistor model from library "mm0181</w:t>
      </w:r>
      <w:r>
        <w:rPr>
          <w:rtl/>
        </w:rPr>
        <w:t>"</w:t>
      </w:r>
    </w:p>
    <w:p w14:paraId="16E4C9D1" w14:textId="77777777">
      <w:pPr>
        <w:bidi w:val="0"/>
      </w:pPr>
      <w:r>
        <w:rPr>
          <w:rtl/>
        </w:rPr>
        <w:t>.</w:t>
      </w:r>
      <w:r>
        <w:t>LIB 'mm018.l' TT</w:t>
      </w:r>
    </w:p>
    <w:p w14:paraId="621F2406" w14:textId="77777777">
      <w:pPr>
        <w:bidi w:val="0"/>
      </w:pPr>
      <w:r>
        <w:rPr>
          <w:rtl/>
        </w:rPr>
        <w:t>*.</w:t>
      </w:r>
      <w:r>
        <w:t>include 'mm018.l</w:t>
      </w:r>
      <w:r>
        <w:rPr>
          <w:rtl/>
        </w:rPr>
        <w:t>'</w:t>
      </w:r>
    </w:p>
    <w:p w14:paraId="5FB5F6DC" w14:textId="485C3723">
      <w:pPr>
        <w:rPr>
          <w:rtl/>
        </w:rPr>
      </w:pPr>
      <w:r>
        <w:rPr>
          <w:rtl/>
        </w:rPr>
        <w:t>چهار زیرمدار منطقی اصلی تعریف شده است. در اینورتر</w:t>
      </w:r>
      <w:r>
        <w:t xml:space="preserve"> (INV) </w:t>
      </w:r>
      <w:r>
        <w:rPr>
          <w:rtl/>
        </w:rPr>
        <w:t>نسبت عرض</w:t>
      </w:r>
      <w:r>
        <w:t xml:space="preserve"> PMOS </w:t>
      </w:r>
      <w:r>
        <w:rPr>
          <w:rtl/>
        </w:rPr>
        <w:t>به</w:t>
      </w:r>
      <w:r>
        <w:t xml:space="preserve"> NMOS </w:t>
      </w:r>
      <w:r>
        <w:rPr>
          <w:rtl/>
        </w:rPr>
        <w:t>دو برابر در نظر گرفته شده تا مقاومت بالا و پایین برابر شود. گیت‌های دو ورودی</w:t>
      </w:r>
      <w:r>
        <w:t xml:space="preserve"> NAND </w:t>
      </w:r>
      <w:r>
        <w:rPr>
          <w:rtl/>
        </w:rPr>
        <w:t>و</w:t>
      </w:r>
      <w:r>
        <w:t xml:space="preserve"> NOR </w:t>
      </w:r>
      <w:r>
        <w:rPr>
          <w:rtl/>
        </w:rPr>
        <w:t>با ساختار کلاسیک</w:t>
      </w:r>
      <w:r>
        <w:t xml:space="preserve"> CMOS </w:t>
      </w:r>
      <w:r>
        <w:rPr>
          <w:rFonts w:hint="cs"/>
          <w:rtl/>
        </w:rPr>
        <w:t>(</w:t>
      </w:r>
      <w:r>
        <w:t xml:space="preserve">PMOS </w:t>
      </w:r>
      <w:r>
        <w:rPr>
          <w:rtl/>
        </w:rPr>
        <w:t>موازی/سری و</w:t>
      </w:r>
      <w:r>
        <w:t xml:space="preserve"> NMOS </w:t>
      </w:r>
      <w:r>
        <w:rPr>
          <w:rtl/>
        </w:rPr>
        <w:t>سری/موازی</w:t>
      </w:r>
      <w:r>
        <w:rPr>
          <w:rFonts w:hint="cs"/>
          <w:rtl/>
        </w:rPr>
        <w:t>)</w:t>
      </w:r>
      <w:r>
        <w:rPr>
          <w:rtl/>
        </w:rPr>
        <w:t xml:space="preserve">و پارامتر </w:t>
      </w:r>
      <w:r>
        <w:rPr>
          <w:rStyle w:val="HTMLCode"/>
          <w:rFonts w:eastAsiaTheme="minorHAnsi"/>
        </w:rPr>
        <w:t>size</w:t>
      </w:r>
      <w:r>
        <w:t xml:space="preserve"> </w:t>
      </w:r>
      <w:r>
        <w:rPr>
          <w:rtl/>
        </w:rPr>
        <w:t>قابل مقیاس برای پهنای ترانزیستورها نوشته شده‌اند. گیت</w:t>
      </w:r>
      <w:r>
        <w:t xml:space="preserve"> XOR </w:t>
      </w:r>
      <w:r>
        <w:rPr>
          <w:rtl/>
        </w:rPr>
        <w:t>ترکیبی از دو اینورتر و هشت ترانزیستور اصلی است تا تنها زمانی که ورودی‌ها متفاوت‌اند خروجی «۱» شود</w:t>
      </w:r>
      <w:r>
        <w:t>.</w:t>
      </w:r>
    </w:p>
    <w:p w14:paraId="62CC395A" w14:textId="77777777">
      <w:pPr>
        <w:bidi w:val="0"/>
      </w:pPr>
      <w:r>
        <w:rPr>
          <w:rtl/>
        </w:rPr>
        <w:t xml:space="preserve">* </w:t>
      </w:r>
      <w:r>
        <w:t>Inverter subcircuit</w:t>
      </w:r>
    </w:p>
    <w:p w14:paraId="4FC10CF5" w14:textId="77777777">
      <w:pPr>
        <w:bidi w:val="0"/>
      </w:pPr>
      <w:r>
        <w:rPr>
          <w:rtl/>
        </w:rPr>
        <w:t>.</w:t>
      </w:r>
      <w:r>
        <w:t>SUBCKT INV IN OUT VDD GND size=1</w:t>
      </w:r>
    </w:p>
    <w:p w14:paraId="3C1AF5FC" w14:textId="77777777">
      <w:pPr>
        <w:bidi w:val="0"/>
      </w:pPr>
      <w:r>
        <w:t xml:space="preserve">MP1 OUT IN VDD </w:t>
      </w:r>
      <w:proofErr w:type="spellStart"/>
      <w:r>
        <w:t>VDD</w:t>
      </w:r>
      <w:proofErr w:type="spellEnd"/>
      <w:r>
        <w:t xml:space="preserve"> PMOS W='</w:t>
      </w:r>
      <w:proofErr w:type="spellStart"/>
      <w:r>
        <w:t>Wmin</w:t>
      </w:r>
      <w:proofErr w:type="spellEnd"/>
      <w:r>
        <w:t>*size*2' L='</w:t>
      </w:r>
      <w:proofErr w:type="spellStart"/>
      <w:r>
        <w:t>Lmin</w:t>
      </w:r>
      <w:proofErr w:type="spellEnd"/>
      <w:r>
        <w:rPr>
          <w:rtl/>
        </w:rPr>
        <w:t>'</w:t>
      </w:r>
    </w:p>
    <w:p w14:paraId="715B9C5C" w14:textId="77777777">
      <w:pPr>
        <w:bidi w:val="0"/>
      </w:pPr>
      <w:r>
        <w:t xml:space="preserve">MN1 OUT IN GND </w:t>
      </w:r>
      <w:proofErr w:type="spellStart"/>
      <w:r>
        <w:t>GND</w:t>
      </w:r>
      <w:proofErr w:type="spellEnd"/>
      <w:r>
        <w:t xml:space="preserve"> NMOS W='</w:t>
      </w:r>
      <w:proofErr w:type="spellStart"/>
      <w:r>
        <w:t>Wmin</w:t>
      </w:r>
      <w:proofErr w:type="spellEnd"/>
      <w:r>
        <w:t>*size' L= '</w:t>
      </w:r>
      <w:proofErr w:type="spellStart"/>
      <w:r>
        <w:t>Lmin</w:t>
      </w:r>
      <w:proofErr w:type="spellEnd"/>
      <w:r>
        <w:rPr>
          <w:rtl/>
        </w:rPr>
        <w:t>'</w:t>
      </w:r>
    </w:p>
    <w:p w14:paraId="7422D4A1" w14:textId="14BC0805">
      <w:pPr>
        <w:bidi w:val="0"/>
        <w:rPr>
          <w:rtl/>
        </w:rPr>
      </w:pPr>
      <w:r>
        <w:rPr>
          <w:rtl/>
        </w:rPr>
        <w:t>.</w:t>
      </w:r>
      <w:r>
        <w:t>ENDS INV</w:t>
      </w:r>
    </w:p>
    <w:p w14:paraId="774415ED" w14:textId="77777777">
      <w:pPr>
        <w:bidi w:val="0"/>
      </w:pPr>
      <w:r>
        <w:rPr>
          <w:rtl/>
        </w:rPr>
        <w:t xml:space="preserve">* </w:t>
      </w:r>
      <w:r>
        <w:t>NAND2 subcircuit</w:t>
      </w:r>
    </w:p>
    <w:p w14:paraId="0A0A259A" w14:textId="77777777">
      <w:pPr>
        <w:bidi w:val="0"/>
      </w:pPr>
      <w:r>
        <w:rPr>
          <w:rtl/>
        </w:rPr>
        <w:t>.</w:t>
      </w:r>
      <w:r>
        <w:t>SUBCKT NAND2 A B OUT VDD GND size=1</w:t>
      </w:r>
    </w:p>
    <w:p w14:paraId="42514C34" w14:textId="77777777">
      <w:pPr>
        <w:bidi w:val="0"/>
      </w:pPr>
      <w:r>
        <w:t xml:space="preserve">MP1 OUT A VDD </w:t>
      </w:r>
      <w:proofErr w:type="spellStart"/>
      <w:r>
        <w:t>VDD</w:t>
      </w:r>
      <w:proofErr w:type="spellEnd"/>
      <w:r>
        <w:t xml:space="preserve"> PMOS W='</w:t>
      </w:r>
      <w:proofErr w:type="spellStart"/>
      <w:r>
        <w:t>Wmin</w:t>
      </w:r>
      <w:proofErr w:type="spellEnd"/>
      <w:r>
        <w:t>*size*2' L='</w:t>
      </w:r>
      <w:proofErr w:type="spellStart"/>
      <w:r>
        <w:t>Lmin</w:t>
      </w:r>
      <w:proofErr w:type="spellEnd"/>
      <w:r>
        <w:rPr>
          <w:rtl/>
        </w:rPr>
        <w:t>'</w:t>
      </w:r>
    </w:p>
    <w:p w14:paraId="43E536C4" w14:textId="77777777">
      <w:pPr>
        <w:bidi w:val="0"/>
      </w:pPr>
      <w:r>
        <w:lastRenderedPageBreak/>
        <w:t xml:space="preserve">MP2 OUT B VDD </w:t>
      </w:r>
      <w:proofErr w:type="spellStart"/>
      <w:r>
        <w:t>VDD</w:t>
      </w:r>
      <w:proofErr w:type="spellEnd"/>
      <w:r>
        <w:t xml:space="preserve"> PMOS W='</w:t>
      </w:r>
      <w:proofErr w:type="spellStart"/>
      <w:r>
        <w:t>Wmin</w:t>
      </w:r>
      <w:proofErr w:type="spellEnd"/>
      <w:r>
        <w:t>*size*2' L='</w:t>
      </w:r>
      <w:proofErr w:type="spellStart"/>
      <w:r>
        <w:t>Lmin</w:t>
      </w:r>
      <w:proofErr w:type="spellEnd"/>
      <w:r>
        <w:rPr>
          <w:rtl/>
        </w:rPr>
        <w:t>'</w:t>
      </w:r>
    </w:p>
    <w:p w14:paraId="4B72C8CE" w14:textId="77777777">
      <w:pPr>
        <w:bidi w:val="0"/>
      </w:pPr>
      <w:r>
        <w:t>MN1 OUT A N1 GND NMOS W='</w:t>
      </w:r>
      <w:proofErr w:type="spellStart"/>
      <w:r>
        <w:t>Wmin</w:t>
      </w:r>
      <w:proofErr w:type="spellEnd"/>
      <w:r>
        <w:t>*size*2' L='</w:t>
      </w:r>
      <w:proofErr w:type="spellStart"/>
      <w:r>
        <w:t>Lmin</w:t>
      </w:r>
      <w:proofErr w:type="spellEnd"/>
      <w:r>
        <w:rPr>
          <w:rtl/>
        </w:rPr>
        <w:t>'</w:t>
      </w:r>
    </w:p>
    <w:p w14:paraId="0D8E6B3E" w14:textId="77777777">
      <w:pPr>
        <w:bidi w:val="0"/>
      </w:pPr>
      <w:r>
        <w:t xml:space="preserve">MN2 N1 B GND </w:t>
      </w:r>
      <w:proofErr w:type="spellStart"/>
      <w:r>
        <w:t>GND</w:t>
      </w:r>
      <w:proofErr w:type="spellEnd"/>
      <w:r>
        <w:t xml:space="preserve"> NMOS W='</w:t>
      </w:r>
      <w:proofErr w:type="spellStart"/>
      <w:r>
        <w:t>Wmin</w:t>
      </w:r>
      <w:proofErr w:type="spellEnd"/>
      <w:r>
        <w:t>*size*2' L='</w:t>
      </w:r>
      <w:proofErr w:type="spellStart"/>
      <w:r>
        <w:t>Lmin</w:t>
      </w:r>
      <w:proofErr w:type="spellEnd"/>
      <w:r>
        <w:rPr>
          <w:rtl/>
        </w:rPr>
        <w:t>'</w:t>
      </w:r>
    </w:p>
    <w:p w14:paraId="56D9804A" w14:textId="0C8C542D">
      <w:pPr>
        <w:bidi w:val="0"/>
        <w:rPr>
          <w:rtl/>
        </w:rPr>
      </w:pPr>
      <w:r>
        <w:rPr>
          <w:rtl/>
        </w:rPr>
        <w:t>.</w:t>
      </w:r>
      <w:r>
        <w:t>ENDS NAND2</w:t>
      </w:r>
    </w:p>
    <w:p w14:paraId="711B7391" w14:textId="77777777">
      <w:pPr>
        <w:bidi w:val="0"/>
      </w:pPr>
      <w:r>
        <w:rPr>
          <w:rtl/>
        </w:rPr>
        <w:t>*</w:t>
      </w:r>
      <w:r>
        <w:t>NOR2 subcircuit</w:t>
      </w:r>
    </w:p>
    <w:p w14:paraId="452D75F7" w14:textId="77777777">
      <w:pPr>
        <w:bidi w:val="0"/>
      </w:pPr>
      <w:r>
        <w:rPr>
          <w:rtl/>
        </w:rPr>
        <w:t>.</w:t>
      </w:r>
      <w:r>
        <w:t>SUBCKT NOR A B OUT VDD GND size=1</w:t>
      </w:r>
    </w:p>
    <w:p w14:paraId="7C135AF8" w14:textId="77777777">
      <w:pPr>
        <w:bidi w:val="0"/>
      </w:pPr>
      <w:r>
        <w:t xml:space="preserve">MP1 N1 A VDD </w:t>
      </w:r>
      <w:proofErr w:type="spellStart"/>
      <w:r>
        <w:t>VDD</w:t>
      </w:r>
      <w:proofErr w:type="spellEnd"/>
      <w:r>
        <w:t xml:space="preserve"> PMOS W='</w:t>
      </w:r>
      <w:proofErr w:type="spellStart"/>
      <w:r>
        <w:t>Wmin</w:t>
      </w:r>
      <w:proofErr w:type="spellEnd"/>
      <w:r>
        <w:t>*size*4' L='</w:t>
      </w:r>
      <w:proofErr w:type="spellStart"/>
      <w:r>
        <w:t>Lmin</w:t>
      </w:r>
      <w:proofErr w:type="spellEnd"/>
      <w:r>
        <w:rPr>
          <w:rtl/>
        </w:rPr>
        <w:t>'</w:t>
      </w:r>
    </w:p>
    <w:p w14:paraId="0D95DEEC" w14:textId="77777777">
      <w:pPr>
        <w:bidi w:val="0"/>
      </w:pPr>
      <w:r>
        <w:t>MP2 OUT B N1 VDD PMOS W='</w:t>
      </w:r>
      <w:proofErr w:type="spellStart"/>
      <w:r>
        <w:t>Wmin</w:t>
      </w:r>
      <w:proofErr w:type="spellEnd"/>
      <w:r>
        <w:t>*size*4' L='</w:t>
      </w:r>
      <w:proofErr w:type="spellStart"/>
      <w:r>
        <w:t>Lmin</w:t>
      </w:r>
      <w:proofErr w:type="spellEnd"/>
      <w:r>
        <w:rPr>
          <w:rtl/>
        </w:rPr>
        <w:t>'</w:t>
      </w:r>
    </w:p>
    <w:p w14:paraId="4995BCE8" w14:textId="77777777">
      <w:pPr>
        <w:bidi w:val="0"/>
      </w:pPr>
      <w:r>
        <w:t xml:space="preserve">MN1 OUT A GND </w:t>
      </w:r>
      <w:proofErr w:type="spellStart"/>
      <w:r>
        <w:t>GND</w:t>
      </w:r>
      <w:proofErr w:type="spellEnd"/>
      <w:r>
        <w:t xml:space="preserve"> NMOS W='</w:t>
      </w:r>
      <w:proofErr w:type="spellStart"/>
      <w:r>
        <w:t>Wmin</w:t>
      </w:r>
      <w:proofErr w:type="spellEnd"/>
      <w:r>
        <w:t>*size' L='</w:t>
      </w:r>
      <w:proofErr w:type="spellStart"/>
      <w:r>
        <w:t>Lmin</w:t>
      </w:r>
      <w:proofErr w:type="spellEnd"/>
      <w:r>
        <w:rPr>
          <w:rtl/>
        </w:rPr>
        <w:t>'</w:t>
      </w:r>
    </w:p>
    <w:p w14:paraId="107CDA77" w14:textId="77777777">
      <w:pPr>
        <w:bidi w:val="0"/>
      </w:pPr>
      <w:r>
        <w:t xml:space="preserve">MN2 OUT B GND </w:t>
      </w:r>
      <w:proofErr w:type="spellStart"/>
      <w:r>
        <w:t>GND</w:t>
      </w:r>
      <w:proofErr w:type="spellEnd"/>
      <w:r>
        <w:t xml:space="preserve"> NMOS W='</w:t>
      </w:r>
      <w:proofErr w:type="spellStart"/>
      <w:r>
        <w:t>Wmin</w:t>
      </w:r>
      <w:proofErr w:type="spellEnd"/>
      <w:r>
        <w:t>*size' L='</w:t>
      </w:r>
      <w:proofErr w:type="spellStart"/>
      <w:r>
        <w:t>Lmin</w:t>
      </w:r>
      <w:proofErr w:type="spellEnd"/>
      <w:r>
        <w:rPr>
          <w:rtl/>
        </w:rPr>
        <w:t>'</w:t>
      </w:r>
    </w:p>
    <w:p w14:paraId="45BCD8F4" w14:textId="78DBD7B0">
      <w:pPr>
        <w:bidi w:val="0"/>
        <w:rPr>
          <w:rtl/>
        </w:rPr>
      </w:pPr>
      <w:r>
        <w:rPr>
          <w:rtl/>
        </w:rPr>
        <w:t>.</w:t>
      </w:r>
      <w:r>
        <w:t>ENDS NOR</w:t>
      </w:r>
    </w:p>
    <w:p w14:paraId="79C58BD3" w14:textId="77777777">
      <w:pPr>
        <w:bidi w:val="0"/>
      </w:pPr>
      <w:r>
        <w:rPr>
          <w:rtl/>
        </w:rPr>
        <w:t>.</w:t>
      </w:r>
      <w:r>
        <w:t>SUBCKT XOR A B OUT VDD GND</w:t>
      </w:r>
    </w:p>
    <w:p w14:paraId="2A9216E3" w14:textId="77777777">
      <w:pPr>
        <w:bidi w:val="0"/>
      </w:pPr>
      <w:r>
        <w:t xml:space="preserve">Xinv1 A </w:t>
      </w:r>
      <w:proofErr w:type="spellStart"/>
      <w:r>
        <w:t>Abar</w:t>
      </w:r>
      <w:proofErr w:type="spellEnd"/>
      <w:r>
        <w:t xml:space="preserve"> VDD GND INV size=1</w:t>
      </w:r>
    </w:p>
    <w:p w14:paraId="4184D868" w14:textId="77777777">
      <w:pPr>
        <w:bidi w:val="0"/>
      </w:pPr>
      <w:r>
        <w:t xml:space="preserve">Xinv2 B </w:t>
      </w:r>
      <w:proofErr w:type="spellStart"/>
      <w:r>
        <w:t>Bbar</w:t>
      </w:r>
      <w:proofErr w:type="spellEnd"/>
      <w:r>
        <w:t xml:space="preserve"> VDD GND INV size=1</w:t>
      </w:r>
    </w:p>
    <w:p w14:paraId="206EF4BC" w14:textId="77777777">
      <w:pPr>
        <w:bidi w:val="0"/>
      </w:pPr>
      <w:r>
        <w:t xml:space="preserve">MP1 N1 A VDD </w:t>
      </w:r>
      <w:proofErr w:type="spellStart"/>
      <w:r>
        <w:t>VDD</w:t>
      </w:r>
      <w:proofErr w:type="spellEnd"/>
      <w:r>
        <w:t xml:space="preserve"> PMOS W='</w:t>
      </w:r>
      <w:proofErr w:type="spellStart"/>
      <w:r>
        <w:t>Wmin</w:t>
      </w:r>
      <w:proofErr w:type="spellEnd"/>
      <w:r>
        <w:t>*size*4' L='</w:t>
      </w:r>
      <w:proofErr w:type="spellStart"/>
      <w:r>
        <w:t>Lmin</w:t>
      </w:r>
      <w:proofErr w:type="spellEnd"/>
      <w:r>
        <w:rPr>
          <w:rtl/>
        </w:rPr>
        <w:t>'</w:t>
      </w:r>
    </w:p>
    <w:p w14:paraId="5BAF99CD" w14:textId="77777777">
      <w:pPr>
        <w:bidi w:val="0"/>
      </w:pPr>
      <w:r>
        <w:t xml:space="preserve">MP2 OUT </w:t>
      </w:r>
      <w:proofErr w:type="spellStart"/>
      <w:r>
        <w:t>Bbar</w:t>
      </w:r>
      <w:proofErr w:type="spellEnd"/>
      <w:r>
        <w:t xml:space="preserve"> N1 VDD PMOS W='</w:t>
      </w:r>
      <w:proofErr w:type="spellStart"/>
      <w:r>
        <w:t>Wmin</w:t>
      </w:r>
      <w:proofErr w:type="spellEnd"/>
      <w:r>
        <w:t>*size*4' L='</w:t>
      </w:r>
      <w:proofErr w:type="spellStart"/>
      <w:r>
        <w:t>Lmin</w:t>
      </w:r>
      <w:proofErr w:type="spellEnd"/>
      <w:r>
        <w:rPr>
          <w:rtl/>
        </w:rPr>
        <w:t>'</w:t>
      </w:r>
    </w:p>
    <w:p w14:paraId="7AAC2E94" w14:textId="77777777">
      <w:pPr>
        <w:bidi w:val="0"/>
      </w:pPr>
      <w:r>
        <w:t xml:space="preserve">MP3 N2 </w:t>
      </w:r>
      <w:proofErr w:type="spellStart"/>
      <w:r>
        <w:t>Abar</w:t>
      </w:r>
      <w:proofErr w:type="spellEnd"/>
      <w:r>
        <w:t xml:space="preserve"> VDD </w:t>
      </w:r>
      <w:proofErr w:type="spellStart"/>
      <w:r>
        <w:t>VDD</w:t>
      </w:r>
      <w:proofErr w:type="spellEnd"/>
      <w:r>
        <w:t xml:space="preserve"> PMOS W='</w:t>
      </w:r>
      <w:proofErr w:type="spellStart"/>
      <w:r>
        <w:t>Wmin</w:t>
      </w:r>
      <w:proofErr w:type="spellEnd"/>
      <w:r>
        <w:t>*size*4' L='</w:t>
      </w:r>
      <w:proofErr w:type="spellStart"/>
      <w:r>
        <w:t>Lmin</w:t>
      </w:r>
      <w:proofErr w:type="spellEnd"/>
      <w:r>
        <w:rPr>
          <w:rtl/>
        </w:rPr>
        <w:t>'</w:t>
      </w:r>
    </w:p>
    <w:p w14:paraId="3A83CD31" w14:textId="77777777">
      <w:pPr>
        <w:bidi w:val="0"/>
      </w:pPr>
      <w:r>
        <w:t>MP4 OUT B N2 VDD PMOS W='</w:t>
      </w:r>
      <w:proofErr w:type="spellStart"/>
      <w:r>
        <w:t>Wmin</w:t>
      </w:r>
      <w:proofErr w:type="spellEnd"/>
      <w:r>
        <w:t>*size*4' L='</w:t>
      </w:r>
      <w:proofErr w:type="spellStart"/>
      <w:r>
        <w:t>Lmin</w:t>
      </w:r>
      <w:proofErr w:type="spellEnd"/>
      <w:r>
        <w:rPr>
          <w:rtl/>
        </w:rPr>
        <w:t>'</w:t>
      </w:r>
    </w:p>
    <w:p w14:paraId="6D639A27" w14:textId="77777777">
      <w:pPr>
        <w:bidi w:val="0"/>
      </w:pPr>
      <w:r>
        <w:t>MN1 OUT A N3 GND NMOS W='</w:t>
      </w:r>
      <w:proofErr w:type="spellStart"/>
      <w:r>
        <w:t>Wmin</w:t>
      </w:r>
      <w:proofErr w:type="spellEnd"/>
      <w:r>
        <w:t>*size*2' L='</w:t>
      </w:r>
      <w:proofErr w:type="spellStart"/>
      <w:r>
        <w:t>Lmin</w:t>
      </w:r>
      <w:proofErr w:type="spellEnd"/>
      <w:r>
        <w:rPr>
          <w:rtl/>
        </w:rPr>
        <w:t>'</w:t>
      </w:r>
    </w:p>
    <w:p w14:paraId="211DC3B4" w14:textId="77777777">
      <w:pPr>
        <w:bidi w:val="0"/>
      </w:pPr>
      <w:r>
        <w:t xml:space="preserve">MN2 N3 B GND </w:t>
      </w:r>
      <w:proofErr w:type="spellStart"/>
      <w:r>
        <w:t>GND</w:t>
      </w:r>
      <w:proofErr w:type="spellEnd"/>
      <w:r>
        <w:t xml:space="preserve"> NMOS W='</w:t>
      </w:r>
      <w:proofErr w:type="spellStart"/>
      <w:r>
        <w:t>Wmin</w:t>
      </w:r>
      <w:proofErr w:type="spellEnd"/>
      <w:r>
        <w:t>*size*2' L='</w:t>
      </w:r>
      <w:proofErr w:type="spellStart"/>
      <w:r>
        <w:t>Lmin</w:t>
      </w:r>
      <w:proofErr w:type="spellEnd"/>
      <w:r>
        <w:rPr>
          <w:rtl/>
        </w:rPr>
        <w:t>'</w:t>
      </w:r>
    </w:p>
    <w:p w14:paraId="0DE99BD9" w14:textId="77777777">
      <w:pPr>
        <w:bidi w:val="0"/>
      </w:pPr>
      <w:r>
        <w:t xml:space="preserve">MN3 OUT </w:t>
      </w:r>
      <w:proofErr w:type="spellStart"/>
      <w:r>
        <w:t>Abar</w:t>
      </w:r>
      <w:proofErr w:type="spellEnd"/>
      <w:r>
        <w:t xml:space="preserve"> N4 GND NMOS W='</w:t>
      </w:r>
      <w:proofErr w:type="spellStart"/>
      <w:r>
        <w:t>Wmin</w:t>
      </w:r>
      <w:proofErr w:type="spellEnd"/>
      <w:r>
        <w:t>*size*2' L='</w:t>
      </w:r>
      <w:proofErr w:type="spellStart"/>
      <w:r>
        <w:t>Lmin</w:t>
      </w:r>
      <w:proofErr w:type="spellEnd"/>
      <w:r>
        <w:rPr>
          <w:rtl/>
        </w:rPr>
        <w:t>'</w:t>
      </w:r>
    </w:p>
    <w:p w14:paraId="560C83EF" w14:textId="77777777">
      <w:pPr>
        <w:bidi w:val="0"/>
      </w:pPr>
      <w:r>
        <w:t xml:space="preserve">MN4 N4 </w:t>
      </w:r>
      <w:proofErr w:type="spellStart"/>
      <w:r>
        <w:t>Bbar</w:t>
      </w:r>
      <w:proofErr w:type="spellEnd"/>
      <w:r>
        <w:t xml:space="preserve"> GND </w:t>
      </w:r>
      <w:proofErr w:type="spellStart"/>
      <w:r>
        <w:t>GND</w:t>
      </w:r>
      <w:proofErr w:type="spellEnd"/>
      <w:r>
        <w:t xml:space="preserve"> NMOS W='</w:t>
      </w:r>
      <w:proofErr w:type="spellStart"/>
      <w:r>
        <w:t>Wmin</w:t>
      </w:r>
      <w:proofErr w:type="spellEnd"/>
      <w:r>
        <w:t>*size*2' L='</w:t>
      </w:r>
      <w:proofErr w:type="spellStart"/>
      <w:r>
        <w:t>Lmin</w:t>
      </w:r>
      <w:proofErr w:type="spellEnd"/>
      <w:r>
        <w:rPr>
          <w:rtl/>
        </w:rPr>
        <w:t>'</w:t>
      </w:r>
    </w:p>
    <w:p w14:paraId="392E5931" w14:textId="77777777">
      <w:pPr>
        <w:bidi w:val="0"/>
      </w:pPr>
      <w:r>
        <w:rPr>
          <w:rtl/>
        </w:rPr>
        <w:t>.</w:t>
      </w:r>
      <w:r>
        <w:t>ENDS XOR</w:t>
      </w:r>
    </w:p>
    <w:p w14:paraId="42207FD2" w14:textId="77777777">
      <w:pPr>
        <w:bidi w:val="0"/>
        <w:rPr>
          <w:rtl/>
        </w:rPr>
      </w:pPr>
    </w:p>
    <w:p w14:paraId="73D47F04" w14:textId="4D4D8CA8">
      <w:pPr>
        <w:rPr>
          <w:rtl/>
        </w:rPr>
      </w:pPr>
      <w:r>
        <w:rPr>
          <w:rtl/>
        </w:rPr>
        <w:lastRenderedPageBreak/>
        <w:t>دو زیرمدار لچ</w:t>
      </w:r>
      <w:r>
        <w:t xml:space="preserve"> D </w:t>
      </w:r>
      <w:r>
        <w:rPr>
          <w:rtl/>
        </w:rPr>
        <w:t xml:space="preserve">معرفی شده است؛ </w:t>
      </w:r>
      <w:r>
        <w:rPr>
          <w:rStyle w:val="HTMLCode"/>
          <w:rFonts w:eastAsiaTheme="minorHAnsi"/>
        </w:rPr>
        <w:t>POS_DLATCH</w:t>
      </w:r>
      <w:r>
        <w:t xml:space="preserve"> </w:t>
      </w:r>
      <w:r>
        <w:rPr>
          <w:rtl/>
        </w:rPr>
        <w:t xml:space="preserve">در فاز بالای کلاک شفاف است و داده را عبور می‌دهد، در حالی‌که </w:t>
      </w:r>
      <w:r>
        <w:rPr>
          <w:rStyle w:val="HTMLCode"/>
          <w:rFonts w:eastAsiaTheme="minorHAnsi"/>
        </w:rPr>
        <w:t>NEG_DLATCH</w:t>
      </w:r>
      <w:r>
        <w:t xml:space="preserve"> </w:t>
      </w:r>
      <w:r>
        <w:rPr>
          <w:rtl/>
        </w:rPr>
        <w:t>هنگام فاز پایین کلاک شفاف می‌شود. هر لچ از چهار گیت</w:t>
      </w:r>
      <w:r>
        <w:t xml:space="preserve"> NAND2 </w:t>
      </w:r>
      <w:r>
        <w:rPr>
          <w:rtl/>
        </w:rPr>
        <w:t>و یک اینورترِ تولید مکمل داده تشکیل شده است. بنابراین می‌توان ترکیب</w:t>
      </w:r>
      <w:r>
        <w:t xml:space="preserve"> Master–Slave </w:t>
      </w:r>
      <w:r>
        <w:rPr>
          <w:rtl/>
        </w:rPr>
        <w:t>یا پایپ‌لاین مبتنی بر لچ ساخت</w:t>
      </w:r>
      <w:r>
        <w:t>.</w:t>
      </w:r>
    </w:p>
    <w:p w14:paraId="3A19B397" w14:textId="77777777">
      <w:pPr>
        <w:bidi w:val="0"/>
      </w:pPr>
      <w:r>
        <w:rPr>
          <w:rtl/>
        </w:rPr>
        <w:t xml:space="preserve">* </w:t>
      </w:r>
      <w:r>
        <w:t>Negative D-Latch subcircuit</w:t>
      </w:r>
    </w:p>
    <w:p w14:paraId="070B7A81" w14:textId="77777777">
      <w:pPr>
        <w:bidi w:val="0"/>
      </w:pPr>
      <w:r>
        <w:rPr>
          <w:rtl/>
        </w:rPr>
        <w:t>.</w:t>
      </w:r>
      <w:proofErr w:type="spellStart"/>
      <w:r>
        <w:t>subckt</w:t>
      </w:r>
      <w:proofErr w:type="spellEnd"/>
      <w:r>
        <w:t xml:space="preserve"> NEG_DLATCH D CLK Q </w:t>
      </w:r>
      <w:proofErr w:type="spellStart"/>
      <w:r>
        <w:t>Qbar</w:t>
      </w:r>
      <w:proofErr w:type="spellEnd"/>
    </w:p>
    <w:p w14:paraId="5E6767C0" w14:textId="77777777">
      <w:pPr>
        <w:bidi w:val="0"/>
      </w:pPr>
      <w:r>
        <w:t xml:space="preserve">X_inv2 D </w:t>
      </w:r>
      <w:proofErr w:type="spellStart"/>
      <w:r>
        <w:t>Dbar</w:t>
      </w:r>
      <w:proofErr w:type="spellEnd"/>
      <w:r>
        <w:t xml:space="preserve"> VDD GND INV size=1</w:t>
      </w:r>
    </w:p>
    <w:p w14:paraId="40041621" w14:textId="77777777">
      <w:pPr>
        <w:bidi w:val="0"/>
      </w:pPr>
      <w:proofErr w:type="spellStart"/>
      <w:r>
        <w:t>X_inv</w:t>
      </w:r>
      <w:proofErr w:type="spellEnd"/>
      <w:r>
        <w:t xml:space="preserve"> CLK </w:t>
      </w:r>
      <w:proofErr w:type="spellStart"/>
      <w:r>
        <w:t>CLKbar</w:t>
      </w:r>
      <w:proofErr w:type="spellEnd"/>
      <w:r>
        <w:t xml:space="preserve"> VDD GND INV size=1</w:t>
      </w:r>
    </w:p>
    <w:p w14:paraId="77D1C09C" w14:textId="77777777">
      <w:pPr>
        <w:bidi w:val="0"/>
      </w:pPr>
      <w:r>
        <w:t xml:space="preserve">X1 D </w:t>
      </w:r>
      <w:proofErr w:type="spellStart"/>
      <w:r>
        <w:t>CLKbar</w:t>
      </w:r>
      <w:proofErr w:type="spellEnd"/>
      <w:r>
        <w:t xml:space="preserve"> net1 VDD GND NAND2 size=1</w:t>
      </w:r>
    </w:p>
    <w:p w14:paraId="44D70B98" w14:textId="77777777">
      <w:pPr>
        <w:bidi w:val="0"/>
      </w:pPr>
      <w:r>
        <w:t xml:space="preserve">X2 net1 </w:t>
      </w:r>
      <w:proofErr w:type="spellStart"/>
      <w:r>
        <w:t>Qbar</w:t>
      </w:r>
      <w:proofErr w:type="spellEnd"/>
      <w:r>
        <w:t xml:space="preserve"> Q VDD GND NAND2 size=1</w:t>
      </w:r>
    </w:p>
    <w:p w14:paraId="08E4A7DB" w14:textId="77777777">
      <w:pPr>
        <w:bidi w:val="0"/>
      </w:pPr>
      <w:r>
        <w:t xml:space="preserve">X3 </w:t>
      </w:r>
      <w:proofErr w:type="spellStart"/>
      <w:r>
        <w:t>CLKbar</w:t>
      </w:r>
      <w:proofErr w:type="spellEnd"/>
      <w:r>
        <w:t xml:space="preserve"> </w:t>
      </w:r>
      <w:proofErr w:type="spellStart"/>
      <w:r>
        <w:t>Dbar</w:t>
      </w:r>
      <w:proofErr w:type="spellEnd"/>
      <w:r>
        <w:t xml:space="preserve"> net2 VDD GND NAND2 size=1</w:t>
      </w:r>
    </w:p>
    <w:p w14:paraId="470823AC" w14:textId="77777777">
      <w:pPr>
        <w:bidi w:val="0"/>
      </w:pPr>
      <w:r>
        <w:t xml:space="preserve">X4 net2 Q </w:t>
      </w:r>
      <w:proofErr w:type="spellStart"/>
      <w:r>
        <w:t>Qbar</w:t>
      </w:r>
      <w:proofErr w:type="spellEnd"/>
      <w:r>
        <w:t xml:space="preserve"> VDD GND NAND2 size=1</w:t>
      </w:r>
    </w:p>
    <w:p w14:paraId="1E4D5048" w14:textId="77777777">
      <w:pPr>
        <w:bidi w:val="0"/>
      </w:pPr>
      <w:r>
        <w:rPr>
          <w:rtl/>
        </w:rPr>
        <w:t>.</w:t>
      </w:r>
      <w:r>
        <w:t>ends NEG_DLATCH</w:t>
      </w:r>
    </w:p>
    <w:p w14:paraId="170DA8FC" w14:textId="77777777">
      <w:pPr>
        <w:bidi w:val="0"/>
        <w:rPr>
          <w:rtl/>
        </w:rPr>
      </w:pPr>
    </w:p>
    <w:p w14:paraId="02188253" w14:textId="77777777">
      <w:pPr>
        <w:bidi w:val="0"/>
      </w:pPr>
      <w:r>
        <w:rPr>
          <w:rtl/>
        </w:rPr>
        <w:t xml:space="preserve">* </w:t>
      </w:r>
      <w:r>
        <w:t>Positive D-Latch subcircuit</w:t>
      </w:r>
    </w:p>
    <w:p w14:paraId="014C552A" w14:textId="77777777">
      <w:pPr>
        <w:bidi w:val="0"/>
      </w:pPr>
      <w:r>
        <w:rPr>
          <w:rtl/>
        </w:rPr>
        <w:t>.</w:t>
      </w:r>
      <w:proofErr w:type="spellStart"/>
      <w:r>
        <w:t>subckt</w:t>
      </w:r>
      <w:proofErr w:type="spellEnd"/>
      <w:r>
        <w:t xml:space="preserve"> POS_DLATCH D CLK Q </w:t>
      </w:r>
      <w:proofErr w:type="spellStart"/>
      <w:r>
        <w:t>Qbar</w:t>
      </w:r>
      <w:proofErr w:type="spellEnd"/>
    </w:p>
    <w:p w14:paraId="686BE9C6" w14:textId="77777777">
      <w:pPr>
        <w:bidi w:val="0"/>
      </w:pPr>
      <w:r>
        <w:t xml:space="preserve">X_inv2 D </w:t>
      </w:r>
      <w:proofErr w:type="spellStart"/>
      <w:r>
        <w:t>Dbar</w:t>
      </w:r>
      <w:proofErr w:type="spellEnd"/>
      <w:r>
        <w:t xml:space="preserve"> VDD GND INV size=1</w:t>
      </w:r>
    </w:p>
    <w:p w14:paraId="0EF446A4" w14:textId="77777777">
      <w:pPr>
        <w:bidi w:val="0"/>
      </w:pPr>
      <w:r>
        <w:t>X1 D CLK net1 VDD GND NAND2 size=1</w:t>
      </w:r>
    </w:p>
    <w:p w14:paraId="4C46AFA9" w14:textId="77777777">
      <w:pPr>
        <w:bidi w:val="0"/>
      </w:pPr>
      <w:r>
        <w:t xml:space="preserve">X2 net1 </w:t>
      </w:r>
      <w:proofErr w:type="spellStart"/>
      <w:r>
        <w:t>Qbar</w:t>
      </w:r>
      <w:proofErr w:type="spellEnd"/>
      <w:r>
        <w:t xml:space="preserve"> Q VDD GND NAND2 size=1</w:t>
      </w:r>
    </w:p>
    <w:p w14:paraId="4ECDB512" w14:textId="77777777">
      <w:pPr>
        <w:bidi w:val="0"/>
      </w:pPr>
      <w:r>
        <w:t xml:space="preserve">X3 CLK </w:t>
      </w:r>
      <w:proofErr w:type="spellStart"/>
      <w:r>
        <w:t>Dbar</w:t>
      </w:r>
      <w:proofErr w:type="spellEnd"/>
      <w:r>
        <w:t xml:space="preserve"> net2 VDD GND NAND2 size=1</w:t>
      </w:r>
    </w:p>
    <w:p w14:paraId="44A842BD" w14:textId="77777777">
      <w:pPr>
        <w:bidi w:val="0"/>
      </w:pPr>
      <w:r>
        <w:t xml:space="preserve">X4 net2 Q </w:t>
      </w:r>
      <w:proofErr w:type="spellStart"/>
      <w:r>
        <w:t>Qbar</w:t>
      </w:r>
      <w:proofErr w:type="spellEnd"/>
      <w:r>
        <w:t xml:space="preserve"> VDD GND NAND2 size=1</w:t>
      </w:r>
    </w:p>
    <w:p w14:paraId="06152647" w14:textId="77777777">
      <w:pPr>
        <w:bidi w:val="0"/>
      </w:pPr>
      <w:r>
        <w:rPr>
          <w:rtl/>
        </w:rPr>
        <w:t>.</w:t>
      </w:r>
      <w:r>
        <w:t>ends POS_DLATCH</w:t>
      </w:r>
    </w:p>
    <w:p w14:paraId="746A2E8F" w14:textId="40B5A6A5">
      <w:pPr>
        <w:rPr>
          <w:rtl/>
        </w:rPr>
      </w:pPr>
      <w:r>
        <w:rPr>
          <w:rtl/>
        </w:rPr>
        <w:t>این ماژول همان مدار ترکیبی قسمت اول است: خروجی‌های گیت‌های</w:t>
      </w:r>
      <w:r>
        <w:t xml:space="preserve"> NAND</w:t>
      </w:r>
      <w:r>
        <w:rPr>
          <w:rtl/>
        </w:rPr>
        <w:t xml:space="preserve">، </w:t>
      </w:r>
      <w:r>
        <w:t xml:space="preserve">NOR </w:t>
      </w:r>
      <w:r>
        <w:rPr>
          <w:rtl/>
        </w:rPr>
        <w:t>و</w:t>
      </w:r>
      <w:r>
        <w:t xml:space="preserve"> XOR </w:t>
      </w:r>
      <w:r>
        <w:rPr>
          <w:rtl/>
        </w:rPr>
        <w:t>روی سیگنال‌های</w:t>
      </w:r>
      <w:r>
        <w:t xml:space="preserve"> A </w:t>
      </w:r>
      <w:r>
        <w:rPr>
          <w:rtl/>
        </w:rPr>
        <w:t>تا</w:t>
      </w:r>
      <w:r>
        <w:t xml:space="preserve"> D </w:t>
      </w:r>
      <w:r>
        <w:rPr>
          <w:rtl/>
        </w:rPr>
        <w:t>اعمال می‌شود و در انتها یک</w:t>
      </w:r>
      <w:r>
        <w:t xml:space="preserve"> NOR </w:t>
      </w:r>
      <w:r>
        <w:rPr>
          <w:rtl/>
        </w:rPr>
        <w:t xml:space="preserve">بزرگ، خروجی نهایی را تولید می‌کند. برای مدل‌ کردن بار خروجی، یک خازن ۱۰۰ فمتوفاراد به نود </w:t>
      </w:r>
      <w:r>
        <w:rPr>
          <w:rStyle w:val="HTMLCode"/>
          <w:rFonts w:eastAsiaTheme="minorHAnsi"/>
        </w:rPr>
        <w:t>FINAL_OUT</w:t>
      </w:r>
      <w:r>
        <w:t xml:space="preserve"> </w:t>
      </w:r>
      <w:r>
        <w:rPr>
          <w:rtl/>
        </w:rPr>
        <w:t>متصل شده است</w:t>
      </w:r>
      <w:r>
        <w:t>.</w:t>
      </w:r>
    </w:p>
    <w:p w14:paraId="288909B4" w14:textId="77777777">
      <w:pPr>
        <w:bidi w:val="0"/>
      </w:pPr>
      <w:r>
        <w:rPr>
          <w:rtl/>
        </w:rPr>
        <w:t xml:space="preserve">* </w:t>
      </w:r>
      <w:r>
        <w:t>Computational circuit from Part 1</w:t>
      </w:r>
    </w:p>
    <w:p w14:paraId="2C460BA5" w14:textId="77777777">
      <w:pPr>
        <w:bidi w:val="0"/>
      </w:pPr>
      <w:r>
        <w:rPr>
          <w:rtl/>
        </w:rPr>
        <w:t>.</w:t>
      </w:r>
      <w:proofErr w:type="spellStart"/>
      <w:r>
        <w:t>subckt</w:t>
      </w:r>
      <w:proofErr w:type="spellEnd"/>
      <w:r>
        <w:t xml:space="preserve"> COMP_CIRCUIT A B C D FINAL_OUT</w:t>
      </w:r>
    </w:p>
    <w:p w14:paraId="163976D6" w14:textId="77777777">
      <w:pPr>
        <w:bidi w:val="0"/>
      </w:pPr>
      <w:r>
        <w:t>X1 A B NAND_OUT VDD GND NAND2 size= 20</w:t>
      </w:r>
    </w:p>
    <w:p w14:paraId="3590A491" w14:textId="77777777">
      <w:pPr>
        <w:bidi w:val="0"/>
      </w:pPr>
      <w:r>
        <w:lastRenderedPageBreak/>
        <w:t>X2 B C NOR_OUT VDD GND NOR size= 30</w:t>
      </w:r>
    </w:p>
    <w:p w14:paraId="09062AB1" w14:textId="77777777">
      <w:pPr>
        <w:bidi w:val="0"/>
      </w:pPr>
      <w:r>
        <w:t>X3 NAND_OUT NOR_OUT XOR_OUT VDD GND XOR size= 10</w:t>
      </w:r>
    </w:p>
    <w:p w14:paraId="4CA07DE0" w14:textId="77777777">
      <w:pPr>
        <w:bidi w:val="0"/>
      </w:pPr>
      <w:r>
        <w:t>X4 XOR_OUT D NAND2_OUT VDD GND NAND2 size= 25</w:t>
      </w:r>
    </w:p>
    <w:p w14:paraId="4409CF58" w14:textId="77777777">
      <w:pPr>
        <w:bidi w:val="0"/>
      </w:pPr>
      <w:r>
        <w:t>X5 XOR_OUT NOT_OUT VDD GND INV size= 40</w:t>
      </w:r>
    </w:p>
    <w:p w14:paraId="47643C0F" w14:textId="77777777">
      <w:pPr>
        <w:bidi w:val="0"/>
      </w:pPr>
      <w:r>
        <w:t>X6 NAND2_OUT NOT_OUT FINAL_OUT VDD GND NOR size= 30</w:t>
      </w:r>
    </w:p>
    <w:p w14:paraId="6B60E429" w14:textId="77777777">
      <w:pPr>
        <w:bidi w:val="0"/>
      </w:pPr>
      <w:r>
        <w:rPr>
          <w:rtl/>
        </w:rPr>
        <w:t xml:space="preserve">* </w:t>
      </w:r>
      <w:r>
        <w:t>Output capacitance</w:t>
      </w:r>
    </w:p>
    <w:p w14:paraId="7F1DFB7E" w14:textId="77777777">
      <w:pPr>
        <w:bidi w:val="0"/>
      </w:pPr>
      <w:r>
        <w:t>C1 FINAL_OUT 0 100f</w:t>
      </w:r>
    </w:p>
    <w:p w14:paraId="3C4601B1" w14:textId="77777777">
      <w:pPr>
        <w:bidi w:val="0"/>
      </w:pPr>
      <w:r>
        <w:rPr>
          <w:rtl/>
        </w:rPr>
        <w:t>.</w:t>
      </w:r>
      <w:r>
        <w:t>ends COMP_CIRCUIT</w:t>
      </w:r>
    </w:p>
    <w:p w14:paraId="64BBB2F3" w14:textId="77777777">
      <w:pPr>
        <w:bidi w:val="0"/>
        <w:rPr>
          <w:rtl/>
        </w:rPr>
      </w:pPr>
    </w:p>
    <w:p w14:paraId="0FCCF157" w14:textId="77777777">
      <w:pPr>
        <w:bidi w:val="0"/>
      </w:pPr>
      <w:r>
        <w:rPr>
          <w:rtl/>
        </w:rPr>
        <w:t>******</w:t>
      </w:r>
      <w:r>
        <w:t>main circuit for part 3</w:t>
      </w:r>
      <w:r>
        <w:rPr>
          <w:rtl/>
        </w:rPr>
        <w:t>*****</w:t>
      </w:r>
    </w:p>
    <w:p w14:paraId="44536102" w14:textId="54D9F81A">
      <w:pPr>
        <w:rPr>
          <w:rtl/>
        </w:rPr>
      </w:pPr>
      <w:r>
        <w:rPr>
          <w:rtl/>
        </w:rPr>
        <w:t>در بخش اصلی، ابتدا چهار لچ مثبت</w:t>
      </w:r>
      <w:r>
        <w:t xml:space="preserve"> (POS) </w:t>
      </w:r>
      <w:r>
        <w:rPr>
          <w:rtl/>
        </w:rPr>
        <w:t>ورودی‌های</w:t>
      </w:r>
      <w:r>
        <w:t xml:space="preserve"> A </w:t>
      </w:r>
      <w:r>
        <w:rPr>
          <w:rtl/>
        </w:rPr>
        <w:t>تا</w:t>
      </w:r>
      <w:r>
        <w:t xml:space="preserve"> D </w:t>
      </w:r>
      <w:r>
        <w:rPr>
          <w:rtl/>
        </w:rPr>
        <w:t>را در لبه بالای کلاک نگه می‌دارند. سپس این داده‌های ثبت‌شده وارد مدار محاسباتی می‌شود. خروجی این مدار در یک لچ منفی</w:t>
      </w:r>
      <w:r>
        <w:t xml:space="preserve"> (NEG) </w:t>
      </w:r>
      <w:r>
        <w:rPr>
          <w:rtl/>
        </w:rPr>
        <w:t>ذخیره می‌شود؛ بدین ترتیب در هر چرخه، داده</w:t>
      </w:r>
      <w:r>
        <w:rPr>
          <w:rFonts w:ascii="Arial" w:hAnsi="Arial" w:cs="Arial" w:hint="cs"/>
          <w:rtl/>
        </w:rPr>
        <w:t>ی</w:t>
      </w:r>
      <w:r>
        <w:rPr>
          <w:rtl/>
        </w:rPr>
        <w:t xml:space="preserve"> </w:t>
      </w:r>
      <w:r>
        <w:rPr>
          <w:rFonts w:hint="cs"/>
          <w:rtl/>
        </w:rPr>
        <w:t>جدید</w:t>
      </w:r>
      <w:r>
        <w:rPr>
          <w:rtl/>
        </w:rPr>
        <w:t xml:space="preserve"> </w:t>
      </w:r>
      <w:r>
        <w:rPr>
          <w:rFonts w:hint="cs"/>
          <w:rtl/>
        </w:rPr>
        <w:t>در</w:t>
      </w:r>
      <w:r>
        <w:rPr>
          <w:rtl/>
        </w:rPr>
        <w:t xml:space="preserve"> </w:t>
      </w:r>
      <w:r>
        <w:rPr>
          <w:rFonts w:hint="cs"/>
          <w:rtl/>
        </w:rPr>
        <w:t>نیم‌دوره</w:t>
      </w:r>
      <w:r>
        <w:rPr>
          <w:rtl/>
        </w:rPr>
        <w:t xml:space="preserve"> </w:t>
      </w:r>
      <w:r>
        <w:rPr>
          <w:rFonts w:hint="cs"/>
          <w:rtl/>
        </w:rPr>
        <w:t>اول</w:t>
      </w:r>
      <w:r>
        <w:rPr>
          <w:rtl/>
        </w:rPr>
        <w:t xml:space="preserve"> </w:t>
      </w:r>
      <w:r>
        <w:rPr>
          <w:rFonts w:hint="cs"/>
          <w:rtl/>
        </w:rPr>
        <w:t>عبور</w:t>
      </w:r>
      <w:r>
        <w:rPr>
          <w:rtl/>
        </w:rPr>
        <w:t xml:space="preserve"> </w:t>
      </w:r>
      <w:r>
        <w:rPr>
          <w:rFonts w:hint="cs"/>
          <w:rtl/>
        </w:rPr>
        <w:t>کرده</w:t>
      </w:r>
      <w:r>
        <w:rPr>
          <w:rtl/>
        </w:rPr>
        <w:t xml:space="preserve"> </w:t>
      </w:r>
      <w:r>
        <w:rPr>
          <w:rFonts w:hint="cs"/>
          <w:rtl/>
        </w:rPr>
        <w:t>و</w:t>
      </w:r>
      <w:r>
        <w:rPr>
          <w:rtl/>
        </w:rPr>
        <w:t xml:space="preserve"> </w:t>
      </w:r>
      <w:r>
        <w:rPr>
          <w:rFonts w:hint="cs"/>
          <w:rtl/>
        </w:rPr>
        <w:t>در</w:t>
      </w:r>
      <w:r>
        <w:rPr>
          <w:rtl/>
        </w:rPr>
        <w:t xml:space="preserve"> </w:t>
      </w:r>
      <w:r>
        <w:rPr>
          <w:rFonts w:hint="cs"/>
          <w:rtl/>
        </w:rPr>
        <w:t>نیم‌دوره</w:t>
      </w:r>
      <w:r>
        <w:rPr>
          <w:rtl/>
        </w:rPr>
        <w:t xml:space="preserve"> </w:t>
      </w:r>
      <w:r>
        <w:rPr>
          <w:rFonts w:hint="cs"/>
          <w:rtl/>
        </w:rPr>
        <w:t>دوم</w:t>
      </w:r>
      <w:r>
        <w:rPr>
          <w:rtl/>
        </w:rPr>
        <w:t xml:space="preserve"> قفل می‌شود، بدون نیاز به فلیپ‌فلاپ</w:t>
      </w:r>
      <w:r>
        <w:t xml:space="preserve"> Master–Slave. </w:t>
      </w:r>
      <w:r>
        <w:rPr>
          <w:rtl/>
        </w:rPr>
        <w:t>این ساختار می‌تواند فرکانس کاری را افزایش دهد زیرا نیمی از دوره کلاک برای محاسبه در اختیار منطق ترکیبی قرار می‌گیرد</w:t>
      </w:r>
      <w:r>
        <w:t>.</w:t>
      </w:r>
    </w:p>
    <w:p w14:paraId="4DBD71BA" w14:textId="77777777">
      <w:pPr>
        <w:bidi w:val="0"/>
      </w:pPr>
      <w:r>
        <w:rPr>
          <w:rtl/>
        </w:rPr>
        <w:t xml:space="preserve">* </w:t>
      </w:r>
      <w:r>
        <w:t>LATCH-Computational Pipeline</w:t>
      </w:r>
    </w:p>
    <w:p w14:paraId="77C0CAE7" w14:textId="77777777">
      <w:pPr>
        <w:bidi w:val="0"/>
      </w:pPr>
      <w:r>
        <w:t xml:space="preserve">X_L1_A A CLK </w:t>
      </w:r>
      <w:proofErr w:type="spellStart"/>
      <w:r>
        <w:t>A_latch</w:t>
      </w:r>
      <w:proofErr w:type="spellEnd"/>
      <w:r>
        <w:t xml:space="preserve"> </w:t>
      </w:r>
      <w:proofErr w:type="spellStart"/>
      <w:r>
        <w:t>A_latchbar</w:t>
      </w:r>
      <w:proofErr w:type="spellEnd"/>
      <w:r>
        <w:t xml:space="preserve"> POS_DLATCH</w:t>
      </w:r>
    </w:p>
    <w:p w14:paraId="3A34F40F" w14:textId="77777777">
      <w:pPr>
        <w:bidi w:val="0"/>
      </w:pPr>
      <w:r>
        <w:t xml:space="preserve">X_L2_B B CLK </w:t>
      </w:r>
      <w:proofErr w:type="spellStart"/>
      <w:r>
        <w:t>B_latch</w:t>
      </w:r>
      <w:proofErr w:type="spellEnd"/>
      <w:r>
        <w:t xml:space="preserve"> </w:t>
      </w:r>
      <w:proofErr w:type="spellStart"/>
      <w:r>
        <w:t>B_latchbar</w:t>
      </w:r>
      <w:proofErr w:type="spellEnd"/>
      <w:r>
        <w:t xml:space="preserve"> POS_DLATCH</w:t>
      </w:r>
    </w:p>
    <w:p w14:paraId="1C83ABE8" w14:textId="77777777">
      <w:pPr>
        <w:bidi w:val="0"/>
      </w:pPr>
      <w:r>
        <w:t xml:space="preserve">X_L3_C C CLK </w:t>
      </w:r>
      <w:proofErr w:type="spellStart"/>
      <w:r>
        <w:t>C_latch</w:t>
      </w:r>
      <w:proofErr w:type="spellEnd"/>
      <w:r>
        <w:t xml:space="preserve"> </w:t>
      </w:r>
      <w:proofErr w:type="spellStart"/>
      <w:r>
        <w:t>C_latchbar</w:t>
      </w:r>
      <w:proofErr w:type="spellEnd"/>
      <w:r>
        <w:t xml:space="preserve"> POS_DLATCH</w:t>
      </w:r>
    </w:p>
    <w:p w14:paraId="3869D758" w14:textId="03DC0DFE">
      <w:pPr>
        <w:bidi w:val="0"/>
        <w:rPr>
          <w:rtl/>
        </w:rPr>
      </w:pPr>
      <w:r>
        <w:t xml:space="preserve">X_L4_D D CLK </w:t>
      </w:r>
      <w:proofErr w:type="spellStart"/>
      <w:r>
        <w:t>D_latch</w:t>
      </w:r>
      <w:proofErr w:type="spellEnd"/>
      <w:r>
        <w:t xml:space="preserve"> </w:t>
      </w:r>
      <w:proofErr w:type="spellStart"/>
      <w:r>
        <w:t>D_latchbar</w:t>
      </w:r>
      <w:proofErr w:type="spellEnd"/>
      <w:r>
        <w:t xml:space="preserve"> POS_DLATCH</w:t>
      </w:r>
    </w:p>
    <w:p w14:paraId="25878783" w14:textId="490FF2A2">
      <w:pPr>
        <w:bidi w:val="0"/>
        <w:rPr>
          <w:rtl/>
        </w:rPr>
      </w:pPr>
      <w:r>
        <w:t xml:space="preserve">X_COMP </w:t>
      </w:r>
      <w:proofErr w:type="spellStart"/>
      <w:r>
        <w:t>A_latch</w:t>
      </w:r>
      <w:proofErr w:type="spellEnd"/>
      <w:r>
        <w:t xml:space="preserve"> </w:t>
      </w:r>
      <w:proofErr w:type="spellStart"/>
      <w:r>
        <w:t>B_latch</w:t>
      </w:r>
      <w:proofErr w:type="spellEnd"/>
      <w:r>
        <w:t xml:space="preserve"> </w:t>
      </w:r>
      <w:proofErr w:type="spellStart"/>
      <w:r>
        <w:t>C_latch</w:t>
      </w:r>
      <w:proofErr w:type="spellEnd"/>
      <w:r>
        <w:t xml:space="preserve"> </w:t>
      </w:r>
      <w:proofErr w:type="spellStart"/>
      <w:r>
        <w:t>D_latch</w:t>
      </w:r>
      <w:proofErr w:type="spellEnd"/>
      <w:r>
        <w:t xml:space="preserve"> </w:t>
      </w:r>
      <w:proofErr w:type="spellStart"/>
      <w:r>
        <w:t>comp_out</w:t>
      </w:r>
      <w:proofErr w:type="spellEnd"/>
      <w:r>
        <w:t xml:space="preserve"> COMP_CIRCUIT</w:t>
      </w:r>
    </w:p>
    <w:p w14:paraId="5B666084" w14:textId="77777777">
      <w:pPr>
        <w:bidi w:val="0"/>
      </w:pPr>
      <w:r>
        <w:t xml:space="preserve">X_L5 </w:t>
      </w:r>
      <w:proofErr w:type="spellStart"/>
      <w:r>
        <w:t>comp_out</w:t>
      </w:r>
      <w:proofErr w:type="spellEnd"/>
      <w:r>
        <w:t xml:space="preserve"> CLK FINAL_OUT </w:t>
      </w:r>
      <w:proofErr w:type="spellStart"/>
      <w:r>
        <w:t>FINAL_OUTbar</w:t>
      </w:r>
      <w:proofErr w:type="spellEnd"/>
      <w:r>
        <w:t xml:space="preserve"> NEG_DLATCH</w:t>
      </w:r>
    </w:p>
    <w:p w14:paraId="01917D13" w14:textId="77777777">
      <w:pPr>
        <w:bidi w:val="0"/>
        <w:rPr>
          <w:rtl/>
        </w:rPr>
      </w:pPr>
    </w:p>
    <w:p w14:paraId="45780291" w14:textId="77777777">
      <w:pPr>
        <w:bidi w:val="0"/>
      </w:pPr>
      <w:r>
        <w:rPr>
          <w:rtl/>
        </w:rPr>
        <w:t xml:space="preserve">* </w:t>
      </w:r>
      <w:r>
        <w:t>Transient Analysis</w:t>
      </w:r>
    </w:p>
    <w:p w14:paraId="28074527" w14:textId="77777777">
      <w:pPr>
        <w:bidi w:val="0"/>
      </w:pPr>
      <w:r>
        <w:rPr>
          <w:rtl/>
        </w:rPr>
        <w:t>.</w:t>
      </w:r>
      <w:r>
        <w:t>TRAN 1p 200n</w:t>
      </w:r>
    </w:p>
    <w:p w14:paraId="39F4AB41" w14:textId="77777777">
      <w:pPr>
        <w:bidi w:val="0"/>
      </w:pPr>
      <w:r>
        <w:rPr>
          <w:rtl/>
        </w:rPr>
        <w:t>.</w:t>
      </w:r>
      <w:r>
        <w:t>PROBE V(A) V(B) V(C) V(D) V(FINAL_OUT)</w:t>
      </w:r>
    </w:p>
    <w:p w14:paraId="7A5ABE64" w14:textId="4A4C0185">
      <w:pPr>
        <w:rPr>
          <w:rtl/>
        </w:rPr>
      </w:pPr>
      <w:r>
        <w:rPr>
          <w:rtl/>
        </w:rPr>
        <w:lastRenderedPageBreak/>
        <w:t>کلاک با پالس ۰ تا ۱</w:t>
      </w:r>
      <w:r>
        <w:rPr>
          <w:rFonts w:ascii="Arial" w:hAnsi="Arial" w:cs="Arial" w:hint="cs"/>
          <w:rtl/>
        </w:rPr>
        <w:t>٫</w:t>
      </w:r>
      <w:r>
        <w:rPr>
          <w:rtl/>
        </w:rPr>
        <w:t>۸ ولت و پریود ۴ نانوثانیه (دیو سایکل ۵۰</w:t>
      </w:r>
      <w:r>
        <w:rPr>
          <w:rFonts w:ascii="Arial" w:hAnsi="Arial" w:cs="Arial" w:hint="cs"/>
          <w:rtl/>
        </w:rPr>
        <w:t>٪</w:t>
      </w:r>
      <w:r>
        <w:rPr>
          <w:rtl/>
        </w:rPr>
        <w:t>) تعریف شده است. ورودی</w:t>
      </w:r>
      <w:r>
        <w:t xml:space="preserve"> A </w:t>
      </w:r>
      <w:r>
        <w:rPr>
          <w:rtl/>
        </w:rPr>
        <w:t>یک پالس داده با پریود ۶ نانوثانیه دارد تا شرایط راه‌اندازی و نگهداری بررسی شود؛ در حالی‌که</w:t>
      </w:r>
      <w:r>
        <w:t xml:space="preserve"> B </w:t>
      </w:r>
      <w:r>
        <w:rPr>
          <w:rtl/>
        </w:rPr>
        <w:t>و</w:t>
      </w:r>
      <w:r>
        <w:t xml:space="preserve"> D </w:t>
      </w:r>
      <w:r>
        <w:rPr>
          <w:rtl/>
        </w:rPr>
        <w:t>روی سطح «۱» و</w:t>
      </w:r>
      <w:r>
        <w:t xml:space="preserve"> C </w:t>
      </w:r>
      <w:r>
        <w:rPr>
          <w:rtl/>
        </w:rPr>
        <w:t>روی «۰» ثابت مانده‌اند. این ترکیب همان حالتی است که مسیر بحرانی مدار را فعال می‌کند</w:t>
      </w:r>
      <w:r>
        <w:t>.</w:t>
      </w:r>
    </w:p>
    <w:p w14:paraId="0647041C" w14:textId="77777777">
      <w:pPr>
        <w:bidi w:val="0"/>
      </w:pPr>
      <w:r>
        <w:rPr>
          <w:rtl/>
        </w:rPr>
        <w:t xml:space="preserve">* </w:t>
      </w:r>
      <w:r>
        <w:t>input description</w:t>
      </w:r>
    </w:p>
    <w:p w14:paraId="6D754A5C" w14:textId="77777777">
      <w:pPr>
        <w:bidi w:val="0"/>
      </w:pPr>
      <w:r>
        <w:t xml:space="preserve">VCLK CLK 0 </w:t>
      </w:r>
      <w:proofErr w:type="gramStart"/>
      <w:r>
        <w:t>PULSE(</w:t>
      </w:r>
      <w:proofErr w:type="gramEnd"/>
      <w:r>
        <w:t xml:space="preserve">0 </w:t>
      </w:r>
      <w:proofErr w:type="spellStart"/>
      <w:r>
        <w:t>vdd</w:t>
      </w:r>
      <w:proofErr w:type="spellEnd"/>
      <w:r>
        <w:t xml:space="preserve"> 0n 0.1n </w:t>
      </w:r>
      <w:proofErr w:type="spellStart"/>
      <w:r>
        <w:t>0.1n</w:t>
      </w:r>
      <w:proofErr w:type="spellEnd"/>
      <w:r>
        <w:t xml:space="preserve"> 2n 4n)</w:t>
      </w:r>
    </w:p>
    <w:p w14:paraId="47B2A15C" w14:textId="77777777">
      <w:pPr>
        <w:bidi w:val="0"/>
      </w:pPr>
      <w:r>
        <w:t xml:space="preserve">VDD </w:t>
      </w:r>
      <w:proofErr w:type="spellStart"/>
      <w:r>
        <w:t>VDD</w:t>
      </w:r>
      <w:proofErr w:type="spellEnd"/>
      <w:r>
        <w:t xml:space="preserve"> GND DC 1.8</w:t>
      </w:r>
    </w:p>
    <w:p w14:paraId="2AE51CAA" w14:textId="77777777">
      <w:pPr>
        <w:bidi w:val="0"/>
      </w:pPr>
      <w:r>
        <w:t xml:space="preserve">VA A GND </w:t>
      </w:r>
      <w:proofErr w:type="gramStart"/>
      <w:r>
        <w:t>PULSE(</w:t>
      </w:r>
      <w:proofErr w:type="gramEnd"/>
      <w:r>
        <w:t xml:space="preserve">0 1.8 0 10p </w:t>
      </w:r>
      <w:proofErr w:type="spellStart"/>
      <w:r>
        <w:t>10p</w:t>
      </w:r>
      <w:proofErr w:type="spellEnd"/>
      <w:r>
        <w:t xml:space="preserve"> 3n 6n)</w:t>
      </w:r>
    </w:p>
    <w:p w14:paraId="32898238" w14:textId="77777777">
      <w:pPr>
        <w:bidi w:val="0"/>
      </w:pPr>
      <w:r>
        <w:t>VB B GND DC 1.8</w:t>
      </w:r>
    </w:p>
    <w:p w14:paraId="60557DBA" w14:textId="77777777">
      <w:pPr>
        <w:bidi w:val="0"/>
      </w:pPr>
      <w:r>
        <w:t>VC C GND DC 0</w:t>
      </w:r>
    </w:p>
    <w:p w14:paraId="4AC52B2D" w14:textId="77777777">
      <w:pPr>
        <w:bidi w:val="0"/>
      </w:pPr>
      <w:r>
        <w:t>VD D GND DC 1.8</w:t>
      </w:r>
    </w:p>
    <w:p w14:paraId="091638B0" w14:textId="109D5453">
      <w:pPr>
        <w:rPr>
          <w:rtl/>
        </w:rPr>
      </w:pPr>
      <w:r>
        <w:rPr>
          <w:rtl/>
        </w:rPr>
        <w:t xml:space="preserve">تحلیل زمانی با </w:t>
      </w:r>
      <w:r>
        <w:rPr>
          <w:rStyle w:val="HTMLCode"/>
          <w:rFonts w:eastAsiaTheme="minorHAnsi"/>
        </w:rPr>
        <w:t>.TRAN 1p 200n</w:t>
      </w:r>
      <w:r>
        <w:t xml:space="preserve"> </w:t>
      </w:r>
      <w:r>
        <w:rPr>
          <w:rtl/>
        </w:rPr>
        <w:t xml:space="preserve">اجرا می‌شود تا شکل موج‌ها در پنجره ۲۰۰ نانوثانیه با تفکیک ۱ پیکوثانیه ثبت شود. سه دستور </w:t>
      </w:r>
      <w:r>
        <w:rPr>
          <w:rStyle w:val="HTMLCode"/>
          <w:rFonts w:eastAsiaTheme="minorHAnsi"/>
        </w:rPr>
        <w:t>.measure</w:t>
      </w:r>
      <w:r>
        <w:t xml:space="preserve"> </w:t>
      </w:r>
      <w:r>
        <w:rPr>
          <w:rtl/>
        </w:rPr>
        <w:t>به ترتیب زمان راه‌اندازی</w:t>
      </w:r>
      <w:r>
        <w:t xml:space="preserve"> (</w:t>
      </w:r>
      <w:proofErr w:type="spellStart"/>
      <w:r>
        <w:t>tsetup</w:t>
      </w:r>
      <w:proofErr w:type="spellEnd"/>
      <w:r>
        <w:t>)</w:t>
      </w:r>
      <w:r>
        <w:rPr>
          <w:rtl/>
        </w:rPr>
        <w:t>، زمان نگهداری</w:t>
      </w:r>
      <w:r>
        <w:t xml:space="preserve"> (</w:t>
      </w:r>
      <w:proofErr w:type="spellStart"/>
      <w:r>
        <w:t>thold</w:t>
      </w:r>
      <w:proofErr w:type="spellEnd"/>
      <w:r>
        <w:t xml:space="preserve">) </w:t>
      </w:r>
      <w:r>
        <w:rPr>
          <w:rtl/>
        </w:rPr>
        <w:t>و تأخیر</w:t>
      </w:r>
      <w:r>
        <w:t xml:space="preserve"> Clock-to-Q (</w:t>
      </w:r>
      <w:proofErr w:type="spellStart"/>
      <w:r>
        <w:t>tCQ</w:t>
      </w:r>
      <w:proofErr w:type="spellEnd"/>
      <w:r>
        <w:t xml:space="preserve">) </w:t>
      </w:r>
      <w:r>
        <w:rPr>
          <w:rtl/>
        </w:rPr>
        <w:t>لچ ورودی</w:t>
      </w:r>
      <w:r>
        <w:t xml:space="preserve"> A </w:t>
      </w:r>
      <w:r>
        <w:rPr>
          <w:rtl/>
        </w:rPr>
        <w:t xml:space="preserve">را اندازه می‌گیرند. دستور چهارم </w:t>
      </w:r>
      <w:proofErr w:type="spellStart"/>
      <w:r>
        <w:rPr>
          <w:rStyle w:val="HTMLCode"/>
          <w:rFonts w:eastAsiaTheme="minorHAnsi"/>
        </w:rPr>
        <w:t>tpd_fall_A</w:t>
      </w:r>
      <w:proofErr w:type="spellEnd"/>
      <w:r>
        <w:t xml:space="preserve"> </w:t>
      </w:r>
      <w:r>
        <w:rPr>
          <w:rtl/>
        </w:rPr>
        <w:t>طولانی‌ترین تأخیر بین خروجی لچ اول و خروجی مدار محاسباتی را استخراج می‌کند تا بتوان فرکانس کاری حداکثر را محاسبه کرد</w:t>
      </w:r>
      <w:r>
        <w:t>.</w:t>
      </w:r>
    </w:p>
    <w:p w14:paraId="34897B86" w14:textId="77777777">
      <w:pPr>
        <w:bidi w:val="0"/>
      </w:pPr>
      <w:r>
        <w:rPr>
          <w:rtl/>
        </w:rPr>
        <w:t xml:space="preserve">* </w:t>
      </w:r>
      <w:r>
        <w:t>Transient Analysis</w:t>
      </w:r>
    </w:p>
    <w:p w14:paraId="19549761" w14:textId="77777777">
      <w:pPr>
        <w:bidi w:val="0"/>
      </w:pPr>
      <w:r>
        <w:rPr>
          <w:rtl/>
        </w:rPr>
        <w:t>.</w:t>
      </w:r>
      <w:r>
        <w:t>TRAN 1p 200n</w:t>
      </w:r>
    </w:p>
    <w:p w14:paraId="5D401397" w14:textId="77777777">
      <w:pPr>
        <w:bidi w:val="0"/>
      </w:pPr>
      <w:r>
        <w:rPr>
          <w:rtl/>
        </w:rPr>
        <w:t>.</w:t>
      </w:r>
      <w:r>
        <w:t>PROBE V(A) V(B) V(C) V(D) V(FINAL_OUT)</w:t>
      </w:r>
    </w:p>
    <w:p w14:paraId="7E3C8043" w14:textId="77777777">
      <w:pPr>
        <w:bidi w:val="0"/>
        <w:rPr>
          <w:rtl/>
        </w:rPr>
      </w:pPr>
    </w:p>
    <w:p w14:paraId="72118691" w14:textId="77777777">
      <w:pPr>
        <w:bidi w:val="0"/>
      </w:pPr>
      <w:r>
        <w:rPr>
          <w:rtl/>
        </w:rPr>
        <w:t xml:space="preserve">* </w:t>
      </w:r>
      <w:r>
        <w:t>Measurements for setup, hold and clock-to-Q times</w:t>
      </w:r>
    </w:p>
    <w:p w14:paraId="25646F2D" w14:textId="77777777">
      <w:pPr>
        <w:bidi w:val="0"/>
      </w:pPr>
      <w:r>
        <w:rPr>
          <w:rtl/>
        </w:rPr>
        <w:t>.</w:t>
      </w:r>
      <w:r>
        <w:t xml:space="preserve">measure </w:t>
      </w:r>
      <w:proofErr w:type="spellStart"/>
      <w:r>
        <w:t>tran</w:t>
      </w:r>
      <w:proofErr w:type="spellEnd"/>
      <w:r>
        <w:t xml:space="preserve"> </w:t>
      </w:r>
      <w:proofErr w:type="spellStart"/>
      <w:r>
        <w:t>tsetup_A</w:t>
      </w:r>
      <w:proofErr w:type="spellEnd"/>
      <w:r>
        <w:t xml:space="preserve"> trig v(A) </w:t>
      </w:r>
      <w:proofErr w:type="spellStart"/>
      <w:r>
        <w:t>val</w:t>
      </w:r>
      <w:proofErr w:type="spellEnd"/>
      <w:r>
        <w:t>='</w:t>
      </w:r>
      <w:proofErr w:type="spellStart"/>
      <w:r>
        <w:t>vdd</w:t>
      </w:r>
      <w:proofErr w:type="spellEnd"/>
      <w:r>
        <w:t xml:space="preserve">/2' cross=1 </w:t>
      </w:r>
      <w:proofErr w:type="spellStart"/>
      <w:r>
        <w:t>targ</w:t>
      </w:r>
      <w:proofErr w:type="spellEnd"/>
      <w:r>
        <w:t xml:space="preserve"> v(CLK) </w:t>
      </w:r>
      <w:proofErr w:type="spellStart"/>
      <w:r>
        <w:t>val</w:t>
      </w:r>
      <w:proofErr w:type="spellEnd"/>
      <w:r>
        <w:t>='</w:t>
      </w:r>
      <w:proofErr w:type="spellStart"/>
      <w:r>
        <w:t>vdd</w:t>
      </w:r>
      <w:proofErr w:type="spellEnd"/>
      <w:r>
        <w:t>/2' rise=1</w:t>
      </w:r>
    </w:p>
    <w:p w14:paraId="1909C6A0" w14:textId="77777777">
      <w:pPr>
        <w:bidi w:val="0"/>
      </w:pPr>
      <w:r>
        <w:rPr>
          <w:rtl/>
        </w:rPr>
        <w:t>.</w:t>
      </w:r>
      <w:r>
        <w:t xml:space="preserve">measure </w:t>
      </w:r>
      <w:proofErr w:type="spellStart"/>
      <w:r>
        <w:t>tran</w:t>
      </w:r>
      <w:proofErr w:type="spellEnd"/>
      <w:r>
        <w:t xml:space="preserve"> </w:t>
      </w:r>
      <w:proofErr w:type="spellStart"/>
      <w:r>
        <w:t>thold_A</w:t>
      </w:r>
      <w:proofErr w:type="spellEnd"/>
      <w:r>
        <w:t xml:space="preserve"> trig v(CLK) </w:t>
      </w:r>
      <w:proofErr w:type="spellStart"/>
      <w:r>
        <w:t>val</w:t>
      </w:r>
      <w:proofErr w:type="spellEnd"/>
      <w:r>
        <w:t>='</w:t>
      </w:r>
      <w:proofErr w:type="spellStart"/>
      <w:r>
        <w:t>vdd</w:t>
      </w:r>
      <w:proofErr w:type="spellEnd"/>
      <w:r>
        <w:t xml:space="preserve">/2' rise=1 </w:t>
      </w:r>
      <w:proofErr w:type="spellStart"/>
      <w:r>
        <w:t>targ</w:t>
      </w:r>
      <w:proofErr w:type="spellEnd"/>
      <w:r>
        <w:t xml:space="preserve"> v(A) </w:t>
      </w:r>
      <w:proofErr w:type="spellStart"/>
      <w:r>
        <w:t>val</w:t>
      </w:r>
      <w:proofErr w:type="spellEnd"/>
      <w:r>
        <w:t>='</w:t>
      </w:r>
      <w:proofErr w:type="spellStart"/>
      <w:r>
        <w:t>vdd</w:t>
      </w:r>
      <w:proofErr w:type="spellEnd"/>
      <w:r>
        <w:t>/2' cross=1</w:t>
      </w:r>
    </w:p>
    <w:p w14:paraId="2715A139" w14:textId="77777777">
      <w:pPr>
        <w:bidi w:val="0"/>
      </w:pPr>
      <w:r>
        <w:rPr>
          <w:rtl/>
        </w:rPr>
        <w:t>.</w:t>
      </w:r>
      <w:r>
        <w:t xml:space="preserve">measure </w:t>
      </w:r>
      <w:proofErr w:type="spellStart"/>
      <w:r>
        <w:t>tran</w:t>
      </w:r>
      <w:proofErr w:type="spellEnd"/>
      <w:r>
        <w:t xml:space="preserve"> </w:t>
      </w:r>
      <w:proofErr w:type="spellStart"/>
      <w:r>
        <w:t>tCQ</w:t>
      </w:r>
      <w:proofErr w:type="spellEnd"/>
      <w:r>
        <w:t xml:space="preserve"> trig v(CLK) </w:t>
      </w:r>
      <w:proofErr w:type="spellStart"/>
      <w:r>
        <w:t>val</w:t>
      </w:r>
      <w:proofErr w:type="spellEnd"/>
      <w:r>
        <w:t>='</w:t>
      </w:r>
      <w:proofErr w:type="spellStart"/>
      <w:r>
        <w:t>vdd</w:t>
      </w:r>
      <w:proofErr w:type="spellEnd"/>
      <w:r>
        <w:t xml:space="preserve">/2' rise=1 </w:t>
      </w:r>
      <w:proofErr w:type="spellStart"/>
      <w:r>
        <w:t>targ</w:t>
      </w:r>
      <w:proofErr w:type="spellEnd"/>
      <w:r>
        <w:t xml:space="preserve"> v(</w:t>
      </w:r>
      <w:proofErr w:type="spellStart"/>
      <w:r>
        <w:t>A_latch</w:t>
      </w:r>
      <w:proofErr w:type="spellEnd"/>
      <w:r>
        <w:t xml:space="preserve">) </w:t>
      </w:r>
      <w:proofErr w:type="spellStart"/>
      <w:r>
        <w:t>val</w:t>
      </w:r>
      <w:proofErr w:type="spellEnd"/>
      <w:r>
        <w:t>='</w:t>
      </w:r>
      <w:proofErr w:type="spellStart"/>
      <w:r>
        <w:t>vdd</w:t>
      </w:r>
      <w:proofErr w:type="spellEnd"/>
      <w:r>
        <w:t>/2' cross=1</w:t>
      </w:r>
    </w:p>
    <w:p w14:paraId="03D6CAEC" w14:textId="77777777">
      <w:pPr>
        <w:bidi w:val="0"/>
        <w:rPr>
          <w:rtl/>
        </w:rPr>
      </w:pPr>
    </w:p>
    <w:p w14:paraId="62337096" w14:textId="77777777">
      <w:pPr>
        <w:bidi w:val="0"/>
      </w:pPr>
      <w:r>
        <w:rPr>
          <w:rtl/>
        </w:rPr>
        <w:t xml:space="preserve">* </w:t>
      </w:r>
      <w:r>
        <w:t>Measurements for worst-case delay</w:t>
      </w:r>
    </w:p>
    <w:p w14:paraId="6A7314D0" w14:textId="77777777">
      <w:pPr>
        <w:bidi w:val="0"/>
        <w:rPr>
          <w:rtl/>
        </w:rPr>
      </w:pPr>
    </w:p>
    <w:p w14:paraId="5BF26619" w14:textId="77777777">
      <w:pPr>
        <w:bidi w:val="0"/>
      </w:pPr>
      <w:r>
        <w:rPr>
          <w:rtl/>
        </w:rPr>
        <w:t>.</w:t>
      </w:r>
      <w:r>
        <w:t xml:space="preserve">measure </w:t>
      </w:r>
      <w:proofErr w:type="spellStart"/>
      <w:r>
        <w:t>tran</w:t>
      </w:r>
      <w:proofErr w:type="spellEnd"/>
      <w:r>
        <w:t xml:space="preserve"> </w:t>
      </w:r>
      <w:proofErr w:type="spellStart"/>
      <w:r>
        <w:t>tpd_fall_A</w:t>
      </w:r>
      <w:proofErr w:type="spellEnd"/>
      <w:r>
        <w:t xml:space="preserve"> trig v(</w:t>
      </w:r>
      <w:proofErr w:type="spellStart"/>
      <w:r>
        <w:t>A_latch</w:t>
      </w:r>
      <w:proofErr w:type="spellEnd"/>
      <w:r>
        <w:t xml:space="preserve">) </w:t>
      </w:r>
      <w:proofErr w:type="spellStart"/>
      <w:r>
        <w:t>val</w:t>
      </w:r>
      <w:proofErr w:type="spellEnd"/>
      <w:r>
        <w:t>='</w:t>
      </w:r>
      <w:proofErr w:type="spellStart"/>
      <w:r>
        <w:t>vdd</w:t>
      </w:r>
      <w:proofErr w:type="spellEnd"/>
      <w:r>
        <w:t xml:space="preserve">/2' fall=1 </w:t>
      </w:r>
      <w:proofErr w:type="spellStart"/>
      <w:r>
        <w:t>targ</w:t>
      </w:r>
      <w:proofErr w:type="spellEnd"/>
      <w:r>
        <w:t xml:space="preserve"> v(</w:t>
      </w:r>
      <w:proofErr w:type="spellStart"/>
      <w:r>
        <w:t>comp_out</w:t>
      </w:r>
      <w:proofErr w:type="spellEnd"/>
      <w:r>
        <w:t xml:space="preserve">) </w:t>
      </w:r>
      <w:proofErr w:type="spellStart"/>
      <w:r>
        <w:t>val</w:t>
      </w:r>
      <w:proofErr w:type="spellEnd"/>
      <w:r>
        <w:t>='</w:t>
      </w:r>
      <w:proofErr w:type="spellStart"/>
      <w:r>
        <w:t>vdd</w:t>
      </w:r>
      <w:proofErr w:type="spellEnd"/>
      <w:r>
        <w:t>/2' rise=1</w:t>
      </w:r>
    </w:p>
    <w:p w14:paraId="1ACE6AFD" w14:textId="7EB8AB12">
      <w:pPr>
        <w:bidi w:val="0"/>
        <w:rPr>
          <w:rtl/>
        </w:rPr>
      </w:pPr>
      <w:r>
        <w:rPr>
          <w:rtl/>
        </w:rPr>
        <w:lastRenderedPageBreak/>
        <w:t>.</w:t>
      </w:r>
      <w:r>
        <w:t>end</w:t>
      </w:r>
    </w:p>
    <w:p w14:paraId="0D87D737" w14:textId="2F580E41">
      <w:pPr>
        <w:bidi w:val="0"/>
        <w:rPr>
          <w:rtl/>
        </w:rPr>
      </w:pPr>
    </w:p>
    <w:p w14:paraId="6027B312" w14:textId="7815718D">
      <w:pPr>
        <w:rPr>
          <w:rtl/>
        </w:rPr>
      </w:pPr>
      <w:r>
        <w:rPr>
          <w:rFonts w:hint="cs"/>
          <w:rtl/>
        </w:rPr>
        <w:t>سوال های بخش 3:</w:t>
      </w:r>
    </w:p>
    <w:p w14:paraId="1D6D95FD" w14:textId="584843BD"/>
    <w:p w14:paraId="101FD2D8" w14:textId="10AA29D9">
      <w:r>
        <w:rPr>
          <w:rtl/>
        </w:rPr>
        <w:t>۱</w:t>
      </w:r>
      <w:r>
        <w:rPr>
          <w:rFonts w:hint="cs"/>
          <w:rtl/>
        </w:rPr>
        <w:t>-</w:t>
      </w:r>
      <w:r>
        <w:t xml:space="preserve"> </w:t>
      </w:r>
      <w:r>
        <w:rPr>
          <w:rtl/>
        </w:rPr>
        <w:t>چگونه یک لچ مثبت را به لچ منفی (یا برعکس) تبدیل کنیم؟</w:t>
      </w:r>
    </w:p>
    <w:p w14:paraId="02440BC2" w14:textId="6CF7C72A">
      <w:r>
        <w:rPr>
          <w:rtl/>
        </w:rPr>
        <w:t>در لچ‌های سطحی، تنها تفاوت میان نمونه‌برداری در فاز «بالا» یا «پایین» کلاک، پلاریته</w:t>
      </w:r>
      <w:r>
        <w:rPr>
          <w:rFonts w:ascii="Arial" w:hAnsi="Arial" w:cs="Arial" w:hint="cs"/>
          <w:rtl/>
        </w:rPr>
        <w:t>ی</w:t>
      </w:r>
      <w:r>
        <w:rPr>
          <w:rtl/>
        </w:rPr>
        <w:t xml:space="preserve"> </w:t>
      </w:r>
      <w:r>
        <w:rPr>
          <w:rFonts w:hint="cs"/>
          <w:rtl/>
        </w:rPr>
        <w:t>سیگنال</w:t>
      </w:r>
      <w:r>
        <w:t xml:space="preserve"> CLK </w:t>
      </w:r>
      <w:r>
        <w:rPr>
          <w:rtl/>
        </w:rPr>
        <w:t xml:space="preserve">است؛ بنابراین اگر ساختار شکل ۲ برای یک </w:t>
      </w:r>
      <w:r>
        <w:rPr>
          <w:rStyle w:val="Strong"/>
        </w:rPr>
        <w:t>Positive Latch</w:t>
      </w:r>
      <w:r>
        <w:t xml:space="preserve"> </w:t>
      </w:r>
      <w:r>
        <w:rPr>
          <w:rtl/>
        </w:rPr>
        <w:t>رسم شده باشد، کافی است ورودی‌های دو گیت</w:t>
      </w:r>
      <w:r>
        <w:t xml:space="preserve"> NAND </w:t>
      </w:r>
      <w:r>
        <w:rPr>
          <w:rtl/>
        </w:rPr>
        <w:t>متصل به</w:t>
      </w:r>
      <w:r>
        <w:t xml:space="preserve"> CLK </w:t>
      </w:r>
      <w:r>
        <w:rPr>
          <w:rtl/>
        </w:rPr>
        <w:t xml:space="preserve">را به سیگنال </w:t>
      </w:r>
      <w:r>
        <w:rPr>
          <w:rStyle w:val="Strong"/>
        </w:rPr>
        <w:t>CLK̅</w:t>
      </w:r>
      <w:r>
        <w:t xml:space="preserve"> </w:t>
      </w:r>
      <w:r>
        <w:rPr>
          <w:rtl/>
        </w:rPr>
        <w:t xml:space="preserve">(مکمل کلاک) وصل کنیم تا لچ تبدیل به </w:t>
      </w:r>
      <w:r>
        <w:rPr>
          <w:rStyle w:val="Strong"/>
        </w:rPr>
        <w:t>Negative Latch</w:t>
      </w:r>
      <w:r>
        <w:t xml:space="preserve"> </w:t>
      </w:r>
      <w:r>
        <w:rPr>
          <w:rtl/>
        </w:rPr>
        <w:t>شود. به زبان ساده، «هرجا</w:t>
      </w:r>
      <w:r>
        <w:t xml:space="preserve"> CLK </w:t>
      </w:r>
      <w:r>
        <w:rPr>
          <w:rtl/>
        </w:rPr>
        <w:t xml:space="preserve">بود </w:t>
      </w:r>
      <w:r>
        <w:rPr>
          <w:rFonts w:ascii="Arial" w:hAnsi="Arial" w:cs="Arial" w:hint="cs"/>
          <w:rtl/>
        </w:rPr>
        <w:t>٭</w:t>
      </w:r>
      <w:r>
        <w:t xml:space="preserve">CLK̅ </w:t>
      </w:r>
      <w:r>
        <w:rPr>
          <w:rtl/>
        </w:rPr>
        <w:t>بگذارید و برعکس». هیچ تغییر دیگری در شبکه</w:t>
      </w:r>
      <w:r>
        <w:rPr>
          <w:rFonts w:ascii="Arial" w:hAnsi="Arial" w:cs="Arial" w:hint="cs"/>
          <w:rtl/>
        </w:rPr>
        <w:t>ی</w:t>
      </w:r>
      <w:r>
        <w:rPr>
          <w:rtl/>
        </w:rPr>
        <w:t xml:space="preserve"> </w:t>
      </w:r>
      <w:r>
        <w:rPr>
          <w:rFonts w:hint="cs"/>
          <w:rtl/>
        </w:rPr>
        <w:t>ترانزیستور</w:t>
      </w:r>
      <w:r>
        <w:rPr>
          <w:rtl/>
        </w:rPr>
        <w:t xml:space="preserve"> </w:t>
      </w:r>
      <w:r>
        <w:rPr>
          <w:rFonts w:hint="cs"/>
          <w:rtl/>
        </w:rPr>
        <w:t>لازم</w:t>
      </w:r>
      <w:r>
        <w:rPr>
          <w:rtl/>
        </w:rPr>
        <w:t xml:space="preserve"> </w:t>
      </w:r>
      <w:r>
        <w:rPr>
          <w:rFonts w:hint="cs"/>
          <w:rtl/>
        </w:rPr>
        <w:t>نیست</w:t>
      </w:r>
      <w:r>
        <w:t>.</w:t>
      </w:r>
    </w:p>
    <w:p w14:paraId="0783D2E5" w14:textId="7D7E93D3">
      <w:r>
        <w:rPr>
          <w:rtl/>
        </w:rPr>
        <w:t>۲</w:t>
      </w:r>
      <w:r>
        <w:rPr>
          <w:rFonts w:hint="cs"/>
          <w:rtl/>
        </w:rPr>
        <w:t xml:space="preserve">- </w:t>
      </w:r>
      <w:r>
        <w:t xml:space="preserve"> </w:t>
      </w:r>
      <w:r>
        <w:rPr>
          <w:rtl/>
        </w:rPr>
        <w:t>طراحی و آزمون عملکرد</w:t>
      </w:r>
      <w:r>
        <w:t xml:space="preserve"> Positive </w:t>
      </w:r>
      <w:r>
        <w:rPr>
          <w:rtl/>
        </w:rPr>
        <w:t>و</w:t>
      </w:r>
      <w:r>
        <w:t xml:space="preserve"> Negative Latch</w:t>
      </w:r>
    </w:p>
    <w:p w14:paraId="673E3E42" w14:textId="77777777">
      <w:r>
        <w:rPr>
          <w:rtl/>
        </w:rPr>
        <w:t>هر لچ را با چهار</w:t>
      </w:r>
      <w:r>
        <w:t xml:space="preserve"> NAND2 </w:t>
      </w:r>
      <w:r>
        <w:rPr>
          <w:rtl/>
        </w:rPr>
        <w:t>و یک اینورتر مکمل داده</w:t>
      </w:r>
      <w:r>
        <w:t xml:space="preserve"> (</w:t>
      </w:r>
      <w:proofErr w:type="spellStart"/>
      <w:r>
        <w:t>Dbar</w:t>
      </w:r>
      <w:proofErr w:type="spellEnd"/>
      <w:r>
        <w:t xml:space="preserve">) </w:t>
      </w:r>
      <w:r>
        <w:rPr>
          <w:rtl/>
        </w:rPr>
        <w:t>ساختیم؛ سپس دو شبیه-سازی گذرا اجرا شد</w:t>
      </w:r>
      <w:r>
        <w:t>:</w:t>
      </w:r>
    </w:p>
    <w:p w14:paraId="59E75B1C" w14:textId="77777777">
      <w:r>
        <w:rPr>
          <w:rStyle w:val="Strong"/>
          <w:rtl/>
        </w:rPr>
        <w:t>لچ مثبت</w:t>
      </w:r>
      <w:r>
        <w:rPr>
          <w:rtl/>
        </w:rPr>
        <w:t xml:space="preserve"> </w:t>
      </w:r>
      <w:r>
        <w:t xml:space="preserve">(POS): </w:t>
      </w:r>
      <w:r>
        <w:rPr>
          <w:rtl/>
        </w:rPr>
        <w:t>هنگام سطح ۱ کلاک شفاف است؛ شکل موج نشان می‌دهد که با بالا رفتن</w:t>
      </w:r>
      <w:r>
        <w:t xml:space="preserve"> CLK</w:t>
      </w:r>
      <w:r>
        <w:rPr>
          <w:rtl/>
        </w:rPr>
        <w:t>، خروجی</w:t>
      </w:r>
      <w:r>
        <w:t xml:space="preserve"> Q </w:t>
      </w:r>
      <w:r>
        <w:rPr>
          <w:rtl/>
        </w:rPr>
        <w:t>بلافاصله مقدار</w:t>
      </w:r>
      <w:r>
        <w:t xml:space="preserve"> D </w:t>
      </w:r>
      <w:r>
        <w:rPr>
          <w:rtl/>
        </w:rPr>
        <w:t>را دنبال می‌کند و با افت</w:t>
      </w:r>
      <w:r>
        <w:t xml:space="preserve"> CLK </w:t>
      </w:r>
      <w:r>
        <w:rPr>
          <w:rtl/>
        </w:rPr>
        <w:t>فریز می‌شود</w:t>
      </w:r>
      <w:r>
        <w:t>.</w:t>
      </w:r>
    </w:p>
    <w:p w14:paraId="1B9F165E" w14:textId="77777777">
      <w:r>
        <w:rPr>
          <w:rStyle w:val="Strong"/>
          <w:rtl/>
        </w:rPr>
        <w:t>لچ منفی</w:t>
      </w:r>
      <w:r>
        <w:rPr>
          <w:rtl/>
        </w:rPr>
        <w:t xml:space="preserve"> </w:t>
      </w:r>
      <w:r>
        <w:t xml:space="preserve">(NEG): </w:t>
      </w:r>
      <w:r>
        <w:rPr>
          <w:rtl/>
        </w:rPr>
        <w:t>رفتار معکوس دارد؛ در سطح صفر</w:t>
      </w:r>
      <w:r>
        <w:t xml:space="preserve"> CLK </w:t>
      </w:r>
      <w:r>
        <w:rPr>
          <w:rtl/>
        </w:rPr>
        <w:t>شفاف، در سطح یک قفل است</w:t>
      </w:r>
      <w:r>
        <w:t>.</w:t>
      </w:r>
    </w:p>
    <w:p w14:paraId="4129DBC8" w14:textId="77777777">
      <w:r>
        <w:rPr>
          <w:rtl/>
        </w:rPr>
        <w:t>در هر دو حالت، شرط‌های</w:t>
      </w:r>
      <w:r>
        <w:t xml:space="preserve"> setup / hold </w:t>
      </w:r>
      <w:r>
        <w:rPr>
          <w:rtl/>
        </w:rPr>
        <w:t>رعایت ‌شد و هیچ گلیچ در خروجی دیده نشد؛ بنابراین پیاده‌سازی صحیح است</w:t>
      </w:r>
      <w:r>
        <w:t>.</w:t>
      </w:r>
    </w:p>
    <w:p w14:paraId="7DE15401" w14:textId="6463F51B"/>
    <w:p w14:paraId="4860AE16" w14:textId="6E642DFC">
      <w:pPr>
        <w:rPr>
          <w:rtl/>
        </w:rPr>
      </w:pPr>
      <w:r>
        <w:rPr>
          <w:rtl/>
        </w:rPr>
        <w:t>۳</w:t>
      </w:r>
      <w:r>
        <w:rPr>
          <w:rFonts w:hint="cs"/>
          <w:rtl/>
        </w:rPr>
        <w:t>-</w:t>
      </w:r>
      <w:r>
        <w:t xml:space="preserve"> </w:t>
      </w:r>
      <w:r>
        <w:rPr>
          <w:rtl/>
        </w:rPr>
        <w:t>بهترین چیدمان لچ‌ها برای بیشترین فرکانس کاری</w:t>
      </w:r>
    </w:p>
    <w:p w14:paraId="1445084C" w14:textId="0A280844">
      <w:r>
        <w:rPr>
          <w:rFonts w:hint="cs"/>
          <w:rtl/>
        </w:rPr>
        <w:t>مقادیر ورودی ها مثل بدترین ورودی بخش های قبلی می باشد.</w:t>
      </w:r>
    </w:p>
    <w:p w14:paraId="4003686B" w14:textId="5E59384B">
      <w:r>
        <w:rPr>
          <w:rtl/>
        </w:rPr>
        <w:t>اگر ورودی‌ها کمی پیش از لبه</w:t>
      </w:r>
      <w:r>
        <w:rPr>
          <w:rFonts w:ascii="Arial" w:hAnsi="Arial" w:cs="Arial" w:hint="cs"/>
          <w:rtl/>
        </w:rPr>
        <w:t>ی</w:t>
      </w:r>
      <w:r>
        <w:rPr>
          <w:rtl/>
        </w:rPr>
        <w:t xml:space="preserve"> </w:t>
      </w:r>
      <w:r>
        <w:rPr>
          <w:rFonts w:hint="cs"/>
          <w:rtl/>
        </w:rPr>
        <w:t>بالارونده</w:t>
      </w:r>
      <w:r>
        <w:rPr>
          <w:rtl/>
        </w:rPr>
        <w:t xml:space="preserve"> </w:t>
      </w:r>
      <w:r>
        <w:rPr>
          <w:rFonts w:hint="cs"/>
          <w:rtl/>
        </w:rPr>
        <w:t>کلاک</w:t>
      </w:r>
      <w:r>
        <w:rPr>
          <w:rtl/>
        </w:rPr>
        <w:t xml:space="preserve"> </w:t>
      </w:r>
      <w:r>
        <w:rPr>
          <w:rFonts w:hint="cs"/>
          <w:rtl/>
        </w:rPr>
        <w:t>پایدار</w:t>
      </w:r>
      <w:r>
        <w:rPr>
          <w:rtl/>
        </w:rPr>
        <w:t xml:space="preserve"> </w:t>
      </w:r>
      <w:r>
        <w:rPr>
          <w:rFonts w:hint="cs"/>
          <w:rtl/>
        </w:rPr>
        <w:t>شوند،</w:t>
      </w:r>
      <w:r>
        <w:rPr>
          <w:rtl/>
        </w:rPr>
        <w:t xml:space="preserve"> </w:t>
      </w:r>
      <w:r>
        <w:rPr>
          <w:rFonts w:hint="cs"/>
          <w:rtl/>
        </w:rPr>
        <w:t>کارآمدترین</w:t>
      </w:r>
      <w:r>
        <w:rPr>
          <w:rtl/>
        </w:rPr>
        <w:t xml:space="preserve"> </w:t>
      </w:r>
      <w:r>
        <w:rPr>
          <w:rFonts w:hint="cs"/>
          <w:rtl/>
        </w:rPr>
        <w:t>آرایش</w:t>
      </w:r>
      <w:r>
        <w:rPr>
          <w:rtl/>
        </w:rPr>
        <w:t xml:space="preserve"> </w:t>
      </w:r>
      <w:r>
        <w:rPr>
          <w:rFonts w:hint="cs"/>
          <w:rtl/>
        </w:rPr>
        <w:t>این</w:t>
      </w:r>
      <w:r>
        <w:rPr>
          <w:rtl/>
        </w:rPr>
        <w:t xml:space="preserve"> </w:t>
      </w:r>
      <w:r>
        <w:rPr>
          <w:rFonts w:hint="cs"/>
          <w:rtl/>
        </w:rPr>
        <w:t>است</w:t>
      </w:r>
      <w:r>
        <w:t xml:space="preserve">: </w:t>
      </w:r>
      <w:r>
        <w:rPr>
          <w:rStyle w:val="Strong"/>
          <w:rtl/>
        </w:rPr>
        <w:t>چهار لچ ورودی از نوع</w:t>
      </w:r>
      <w:r>
        <w:rPr>
          <w:rStyle w:val="Strong"/>
        </w:rPr>
        <w:t xml:space="preserve"> Positive</w:t>
      </w:r>
      <w:r>
        <w:t xml:space="preserve"> </w:t>
      </w:r>
      <w:r>
        <w:rPr>
          <w:rtl/>
        </w:rPr>
        <w:t xml:space="preserve">(در فاز ۱ شفاف) و </w:t>
      </w:r>
      <w:r>
        <w:rPr>
          <w:rStyle w:val="Strong"/>
          <w:rtl/>
        </w:rPr>
        <w:t>لچ خروجی از نوع</w:t>
      </w:r>
      <w:r>
        <w:rPr>
          <w:rStyle w:val="Strong"/>
        </w:rPr>
        <w:t xml:space="preserve"> Negative</w:t>
      </w:r>
      <w:r>
        <w:t xml:space="preserve">. </w:t>
      </w:r>
      <w:r>
        <w:rPr>
          <w:rtl/>
        </w:rPr>
        <w:t>بدین ترتیب داده‌ در نیم‌دوره</w:t>
      </w:r>
      <w:r>
        <w:rPr>
          <w:rFonts w:ascii="Arial" w:hAnsi="Arial" w:cs="Arial" w:hint="cs"/>
          <w:rtl/>
        </w:rPr>
        <w:t>ی</w:t>
      </w:r>
      <w:r>
        <w:rPr>
          <w:rtl/>
        </w:rPr>
        <w:t xml:space="preserve"> </w:t>
      </w:r>
      <w:r>
        <w:rPr>
          <w:rFonts w:hint="cs"/>
          <w:rtl/>
        </w:rPr>
        <w:t>اول</w:t>
      </w:r>
      <w:r>
        <w:rPr>
          <w:rtl/>
        </w:rPr>
        <w:t xml:space="preserve"> </w:t>
      </w:r>
      <w:r>
        <w:rPr>
          <w:rFonts w:hint="cs"/>
          <w:rtl/>
        </w:rPr>
        <w:t>داخل</w:t>
      </w:r>
      <w:r>
        <w:t xml:space="preserve"> CLB </w:t>
      </w:r>
      <w:r>
        <w:rPr>
          <w:rtl/>
        </w:rPr>
        <w:t>پردازش می‌شود و قبل از رسیدن لبه</w:t>
      </w:r>
      <w:r>
        <w:rPr>
          <w:rFonts w:ascii="Arial" w:hAnsi="Arial" w:cs="Arial" w:hint="cs"/>
          <w:rtl/>
        </w:rPr>
        <w:t>ی</w:t>
      </w:r>
      <w:r>
        <w:rPr>
          <w:rtl/>
        </w:rPr>
        <w:t xml:space="preserve"> </w:t>
      </w:r>
      <w:r>
        <w:rPr>
          <w:rFonts w:hint="cs"/>
          <w:rtl/>
        </w:rPr>
        <w:t>بعدی،</w:t>
      </w:r>
      <w:r>
        <w:rPr>
          <w:rtl/>
        </w:rPr>
        <w:t xml:space="preserve"> </w:t>
      </w:r>
      <w:r>
        <w:rPr>
          <w:rFonts w:hint="cs"/>
          <w:rtl/>
        </w:rPr>
        <w:t>در</w:t>
      </w:r>
      <w:r>
        <w:rPr>
          <w:rtl/>
        </w:rPr>
        <w:t xml:space="preserve"> </w:t>
      </w:r>
      <w:r>
        <w:rPr>
          <w:rFonts w:hint="cs"/>
          <w:rtl/>
        </w:rPr>
        <w:t>لچ</w:t>
      </w:r>
      <w:r>
        <w:rPr>
          <w:rtl/>
        </w:rPr>
        <w:t xml:space="preserve"> </w:t>
      </w:r>
      <w:r>
        <w:rPr>
          <w:rFonts w:hint="cs"/>
          <w:rtl/>
        </w:rPr>
        <w:t>منفی</w:t>
      </w:r>
      <w:r>
        <w:rPr>
          <w:rtl/>
        </w:rPr>
        <w:t xml:space="preserve"> </w:t>
      </w:r>
      <w:r>
        <w:rPr>
          <w:rFonts w:hint="cs"/>
          <w:rtl/>
        </w:rPr>
        <w:t>قفل</w:t>
      </w:r>
      <w:r>
        <w:rPr>
          <w:rtl/>
        </w:rPr>
        <w:t xml:space="preserve"> </w:t>
      </w:r>
      <w:r>
        <w:rPr>
          <w:rFonts w:hint="cs"/>
          <w:rtl/>
        </w:rPr>
        <w:t>می‌گردد</w:t>
      </w:r>
      <w:r>
        <w:rPr>
          <w:rtl/>
        </w:rPr>
        <w:t xml:space="preserve">. </w:t>
      </w:r>
      <w:r>
        <w:rPr>
          <w:rFonts w:hint="cs"/>
          <w:rtl/>
        </w:rPr>
        <w:t>این</w:t>
      </w:r>
      <w:r>
        <w:rPr>
          <w:rtl/>
        </w:rPr>
        <w:t xml:space="preserve"> </w:t>
      </w:r>
      <w:r>
        <w:rPr>
          <w:rFonts w:hint="cs"/>
          <w:rtl/>
        </w:rPr>
        <w:t>ترکیب</w:t>
      </w:r>
      <w:r>
        <w:rPr>
          <w:rtl/>
        </w:rPr>
        <w:t xml:space="preserve"> </w:t>
      </w:r>
      <w:r>
        <w:rPr>
          <w:rFonts w:hint="cs"/>
          <w:rtl/>
        </w:rPr>
        <w:t>به</w:t>
      </w:r>
      <w:r>
        <w:rPr>
          <w:rtl/>
        </w:rPr>
        <w:t xml:space="preserve"> </w:t>
      </w:r>
      <w:r>
        <w:rPr>
          <w:rFonts w:hint="cs"/>
          <w:rtl/>
        </w:rPr>
        <w:t>مدار</w:t>
      </w:r>
      <w:r>
        <w:rPr>
          <w:rtl/>
        </w:rPr>
        <w:t xml:space="preserve"> </w:t>
      </w:r>
      <w:r>
        <w:rPr>
          <w:rFonts w:hint="cs"/>
          <w:rtl/>
        </w:rPr>
        <w:t>اجازه</w:t>
      </w:r>
      <w:r>
        <w:rPr>
          <w:rtl/>
        </w:rPr>
        <w:t xml:space="preserve"> </w:t>
      </w:r>
      <w:r>
        <w:rPr>
          <w:rFonts w:hint="cs"/>
          <w:rtl/>
        </w:rPr>
        <w:t>می‌دهد</w:t>
      </w:r>
      <w:r>
        <w:rPr>
          <w:rtl/>
        </w:rPr>
        <w:t xml:space="preserve"> </w:t>
      </w:r>
      <w:r>
        <w:rPr>
          <w:rFonts w:hint="cs"/>
          <w:rtl/>
        </w:rPr>
        <w:t>از</w:t>
      </w:r>
      <w:r>
        <w:rPr>
          <w:rtl/>
        </w:rPr>
        <w:t xml:space="preserve"> </w:t>
      </w:r>
      <w:r>
        <w:rPr>
          <w:rFonts w:hint="cs"/>
          <w:rtl/>
        </w:rPr>
        <w:t>تکنیک</w:t>
      </w:r>
      <w:r>
        <w:rPr>
          <w:rtl/>
        </w:rPr>
        <w:t xml:space="preserve"> </w:t>
      </w:r>
      <w:r>
        <w:rPr>
          <w:rStyle w:val="Strong"/>
        </w:rPr>
        <w:t>Time-Borrowing</w:t>
      </w:r>
      <w:r>
        <w:t xml:space="preserve"> </w:t>
      </w:r>
      <w:r>
        <w:rPr>
          <w:rtl/>
        </w:rPr>
        <w:t>سود ببرد و فاصله</w:t>
      </w:r>
      <w:r>
        <w:rPr>
          <w:rFonts w:ascii="Arial" w:hAnsi="Arial" w:cs="Arial" w:hint="cs"/>
          <w:rtl/>
        </w:rPr>
        <w:t>ی</w:t>
      </w:r>
      <w:r>
        <w:rPr>
          <w:rtl/>
        </w:rPr>
        <w:t xml:space="preserve"> </w:t>
      </w:r>
      <w:r>
        <w:rPr>
          <w:rFonts w:hint="cs"/>
          <w:rtl/>
        </w:rPr>
        <w:t>زمانی</w:t>
      </w:r>
      <w:r>
        <w:rPr>
          <w:rtl/>
        </w:rPr>
        <w:t xml:space="preserve"> </w:t>
      </w:r>
      <w:r>
        <w:rPr>
          <w:rFonts w:hint="cs"/>
          <w:rtl/>
        </w:rPr>
        <w:t>مؤثری</w:t>
      </w:r>
      <w:r>
        <w:rPr>
          <w:rtl/>
        </w:rPr>
        <w:t xml:space="preserve"> </w:t>
      </w:r>
      <w:r>
        <w:rPr>
          <w:rFonts w:hint="cs"/>
          <w:rtl/>
        </w:rPr>
        <w:t>برابر</w:t>
      </w:r>
      <w:r>
        <w:rPr>
          <w:rtl/>
        </w:rPr>
        <w:t xml:space="preserve"> </w:t>
      </w:r>
      <w:r>
        <w:rPr>
          <w:rFonts w:hint="cs"/>
          <w:rtl/>
        </w:rPr>
        <w:t>حدود</w:t>
      </w:r>
      <w:r>
        <w:rPr>
          <w:rtl/>
        </w:rPr>
        <w:t xml:space="preserve"> </w:t>
      </w:r>
      <w:r>
        <w:rPr>
          <w:rFonts w:hint="cs"/>
          <w:rtl/>
        </w:rPr>
        <w:t>نصف</w:t>
      </w:r>
      <w:r>
        <w:rPr>
          <w:rtl/>
        </w:rPr>
        <w:t xml:space="preserve"> </w:t>
      </w:r>
      <w:r>
        <w:rPr>
          <w:rFonts w:hint="cs"/>
          <w:rtl/>
        </w:rPr>
        <w:t>دوره</w:t>
      </w:r>
      <w:r>
        <w:rPr>
          <w:rtl/>
        </w:rPr>
        <w:t xml:space="preserve"> </w:t>
      </w:r>
      <w:r>
        <w:rPr>
          <w:rFonts w:hint="cs"/>
          <w:rtl/>
        </w:rPr>
        <w:t>کلاک</w:t>
      </w:r>
      <w:r>
        <w:rPr>
          <w:rtl/>
        </w:rPr>
        <w:t xml:space="preserve"> </w:t>
      </w:r>
      <w:r>
        <w:rPr>
          <w:rFonts w:hint="cs"/>
          <w:rtl/>
        </w:rPr>
        <w:t>برای</w:t>
      </w:r>
      <w:r>
        <w:rPr>
          <w:rtl/>
        </w:rPr>
        <w:t xml:space="preserve"> </w:t>
      </w:r>
      <w:r>
        <w:rPr>
          <w:rFonts w:hint="cs"/>
          <w:rtl/>
        </w:rPr>
        <w:t>منطق</w:t>
      </w:r>
      <w:r>
        <w:rPr>
          <w:rtl/>
        </w:rPr>
        <w:t xml:space="preserve"> </w:t>
      </w:r>
      <w:r>
        <w:rPr>
          <w:rFonts w:hint="cs"/>
          <w:rtl/>
        </w:rPr>
        <w:t>ترکیبی</w:t>
      </w:r>
      <w:r>
        <w:rPr>
          <w:rtl/>
        </w:rPr>
        <w:t xml:space="preserve"> </w:t>
      </w:r>
      <w:r>
        <w:rPr>
          <w:rFonts w:hint="cs"/>
          <w:rtl/>
        </w:rPr>
        <w:t>در</w:t>
      </w:r>
      <w:r>
        <w:rPr>
          <w:rtl/>
        </w:rPr>
        <w:t xml:space="preserve"> </w:t>
      </w:r>
      <w:r>
        <w:rPr>
          <w:rFonts w:hint="cs"/>
          <w:rtl/>
        </w:rPr>
        <w:t>اختیار</w:t>
      </w:r>
      <w:r>
        <w:rPr>
          <w:rtl/>
        </w:rPr>
        <w:t xml:space="preserve"> </w:t>
      </w:r>
      <w:r>
        <w:rPr>
          <w:rFonts w:hint="cs"/>
          <w:rtl/>
        </w:rPr>
        <w:t>داشته</w:t>
      </w:r>
      <w:r>
        <w:rPr>
          <w:rtl/>
        </w:rPr>
        <w:t xml:space="preserve"> </w:t>
      </w:r>
      <w:r>
        <w:rPr>
          <w:rFonts w:hint="cs"/>
          <w:rtl/>
        </w:rPr>
        <w:t>باشد</w:t>
      </w:r>
      <w:r>
        <w:t>.</w:t>
      </w:r>
    </w:p>
    <w:p w14:paraId="5DC9B653" w14:textId="4D445305"/>
    <w:p w14:paraId="1E6465BF" w14:textId="7C4E637C">
      <w:r>
        <w:rPr>
          <w:rtl/>
        </w:rPr>
        <w:t>۴</w:t>
      </w:r>
      <w:r>
        <w:rPr>
          <w:rFonts w:hint="cs"/>
          <w:rtl/>
        </w:rPr>
        <w:t>-</w:t>
      </w:r>
      <w:r>
        <w:t xml:space="preserve"> </w:t>
      </w:r>
      <w:r>
        <w:rPr>
          <w:rtl/>
        </w:rPr>
        <w:t>بیشترین فرکانس کاری و بررسی</w:t>
      </w:r>
      <w:r>
        <w:t xml:space="preserve"> Time-Borrowing</w:t>
      </w:r>
    </w:p>
    <w:p w14:paraId="0CA010D4" w14:textId="77777777">
      <w:r>
        <w:rPr>
          <w:rtl/>
        </w:rPr>
        <w:t>با همین آرایش</w:t>
      </w:r>
      <w:r>
        <w:t xml:space="preserve"> </w:t>
      </w:r>
      <w:proofErr w:type="spellStart"/>
      <w:r>
        <w:t>POS→Logic→NEG</w:t>
      </w:r>
      <w:proofErr w:type="spellEnd"/>
      <w:r>
        <w:t xml:space="preserve"> </w:t>
      </w:r>
      <w:r>
        <w:rPr>
          <w:rtl/>
        </w:rPr>
        <w:t>و استفاده از مقادیر شبیه-سازی‌شده داریم</w:t>
      </w:r>
    </w:p>
    <w:p w14:paraId="73B25095" w14:textId="45343BE6">
      <w:proofErr w:type="spellStart"/>
      <w:r>
        <w:rPr>
          <w:rStyle w:val="katex"/>
        </w:rPr>
        <w:t>Tclkmin</w:t>
      </w:r>
      <w:proofErr w:type="spellEnd"/>
      <w:r>
        <w:rPr>
          <w:rStyle w:val="katex"/>
        </w:rPr>
        <w:t>=</w:t>
      </w:r>
      <w:proofErr w:type="spellStart"/>
      <w:r>
        <w:rPr>
          <w:rStyle w:val="katex"/>
        </w:rPr>
        <w:t>tCQ+tpd+tsetup</w:t>
      </w:r>
      <w:proofErr w:type="spellEnd"/>
      <w:r>
        <w:rPr>
          <w:rStyle w:val="katex"/>
        </w:rPr>
        <w:t>=222+409+45≈676 </w:t>
      </w:r>
      <w:r>
        <w:t xml:space="preserve"> </w:t>
      </w:r>
    </w:p>
    <w:p w14:paraId="1ACA4D7B" w14:textId="4C7617F7">
      <w:r>
        <w:rPr>
          <w:rtl/>
        </w:rPr>
        <w:lastRenderedPageBreak/>
        <w:t xml:space="preserve">که فرکانس حداکثر </w:t>
      </w:r>
      <w:r>
        <w:rPr>
          <w:rStyle w:val="Strong"/>
        </w:rPr>
        <w:t>f ≈ 1.48 GHz</w:t>
      </w:r>
      <w:r>
        <w:t xml:space="preserve"> </w:t>
      </w:r>
      <w:r>
        <w:rPr>
          <w:rtl/>
        </w:rPr>
        <w:t>به‌دست می‌آید. منحنی‌های شبیه-سازی نشان می‌دهند خروجی</w:t>
      </w:r>
      <w:r>
        <w:t xml:space="preserve"> CLB </w:t>
      </w:r>
      <w:r>
        <w:rPr>
          <w:rtl/>
        </w:rPr>
        <w:t>حدود 87</w:t>
      </w:r>
      <w:r>
        <w:t xml:space="preserve"> </w:t>
      </w:r>
      <w:proofErr w:type="spellStart"/>
      <w:r>
        <w:t>ps</w:t>
      </w:r>
      <w:proofErr w:type="spellEnd"/>
      <w:r>
        <w:t xml:space="preserve"> </w:t>
      </w:r>
      <w:r>
        <w:rPr>
          <w:rtl/>
        </w:rPr>
        <w:t>زودتر از میانه</w:t>
      </w:r>
      <w:r>
        <w:rPr>
          <w:rFonts w:ascii="Arial" w:hAnsi="Arial" w:cs="Arial" w:hint="cs"/>
          <w:rtl/>
        </w:rPr>
        <w:t>ی</w:t>
      </w:r>
      <w:r>
        <w:rPr>
          <w:rtl/>
        </w:rPr>
        <w:t xml:space="preserve"> </w:t>
      </w:r>
      <w:r>
        <w:rPr>
          <w:rFonts w:hint="cs"/>
          <w:rtl/>
        </w:rPr>
        <w:t>سیکل</w:t>
      </w:r>
      <w:r>
        <w:rPr>
          <w:rtl/>
        </w:rPr>
        <w:t xml:space="preserve"> </w:t>
      </w:r>
      <w:r>
        <w:rPr>
          <w:rFonts w:hint="cs"/>
          <w:rtl/>
        </w:rPr>
        <w:t>آماده</w:t>
      </w:r>
      <w:r>
        <w:rPr>
          <w:rtl/>
        </w:rPr>
        <w:t xml:space="preserve"> </w:t>
      </w:r>
      <w:r>
        <w:rPr>
          <w:rFonts w:hint="cs"/>
          <w:rtl/>
        </w:rPr>
        <w:t>می‌شود؛</w:t>
      </w:r>
      <w:r>
        <w:rPr>
          <w:rtl/>
        </w:rPr>
        <w:t xml:space="preserve"> </w:t>
      </w:r>
      <w:r>
        <w:rPr>
          <w:rFonts w:hint="cs"/>
          <w:rtl/>
        </w:rPr>
        <w:t>این</w:t>
      </w:r>
      <w:r>
        <w:rPr>
          <w:rtl/>
        </w:rPr>
        <w:t xml:space="preserve"> </w:t>
      </w:r>
      <w:r>
        <w:rPr>
          <w:rFonts w:hint="cs"/>
          <w:rtl/>
        </w:rPr>
        <w:t>زمان</w:t>
      </w:r>
      <w:r>
        <w:rPr>
          <w:rtl/>
        </w:rPr>
        <w:t xml:space="preserve"> </w:t>
      </w:r>
      <w:r>
        <w:rPr>
          <w:rFonts w:hint="cs"/>
          <w:rtl/>
        </w:rPr>
        <w:t>اضافی</w:t>
      </w:r>
      <w:r>
        <w:rPr>
          <w:rtl/>
        </w:rPr>
        <w:t xml:space="preserve"> </w:t>
      </w:r>
      <w:r>
        <w:rPr>
          <w:rFonts w:hint="cs"/>
          <w:rtl/>
        </w:rPr>
        <w:t>عملاً</w:t>
      </w:r>
      <w:r>
        <w:rPr>
          <w:rtl/>
        </w:rPr>
        <w:t xml:space="preserve"> </w:t>
      </w:r>
      <w:r>
        <w:rPr>
          <w:rFonts w:hint="cs"/>
          <w:rtl/>
        </w:rPr>
        <w:t>توسط</w:t>
      </w:r>
      <w:r>
        <w:rPr>
          <w:rtl/>
        </w:rPr>
        <w:t xml:space="preserve"> </w:t>
      </w:r>
      <w:r>
        <w:rPr>
          <w:rFonts w:hint="cs"/>
          <w:rtl/>
        </w:rPr>
        <w:t>لچ</w:t>
      </w:r>
      <w:r>
        <w:rPr>
          <w:rtl/>
        </w:rPr>
        <w:t xml:space="preserve"> </w:t>
      </w:r>
      <w:r>
        <w:rPr>
          <w:rFonts w:hint="cs"/>
          <w:rtl/>
        </w:rPr>
        <w:t>خروجی</w:t>
      </w:r>
      <w:r>
        <w:rPr>
          <w:rtl/>
        </w:rPr>
        <w:t xml:space="preserve"> </w:t>
      </w:r>
      <w:r>
        <w:rPr>
          <w:rFonts w:hint="cs"/>
          <w:rtl/>
        </w:rPr>
        <w:t>«قرض</w:t>
      </w:r>
      <w:r>
        <w:rPr>
          <w:rtl/>
        </w:rPr>
        <w:t xml:space="preserve"> </w:t>
      </w:r>
      <w:r>
        <w:rPr>
          <w:rFonts w:hint="cs"/>
          <w:rtl/>
        </w:rPr>
        <w:t>گرفته»</w:t>
      </w:r>
      <w:r>
        <w:rPr>
          <w:rtl/>
        </w:rPr>
        <w:t xml:space="preserve"> </w:t>
      </w:r>
      <w:r>
        <w:rPr>
          <w:rFonts w:hint="cs"/>
          <w:rtl/>
        </w:rPr>
        <w:t>می‌شود؛</w:t>
      </w:r>
      <w:r>
        <w:rPr>
          <w:rtl/>
        </w:rPr>
        <w:t xml:space="preserve"> </w:t>
      </w:r>
      <w:r>
        <w:rPr>
          <w:rFonts w:hint="cs"/>
          <w:rtl/>
        </w:rPr>
        <w:t>بنابراین</w:t>
      </w:r>
      <w:r>
        <w:rPr>
          <w:rtl/>
        </w:rPr>
        <w:t xml:space="preserve"> </w:t>
      </w:r>
      <w:r>
        <w:rPr>
          <w:rStyle w:val="Strong"/>
        </w:rPr>
        <w:t xml:space="preserve">Time-Borrowing </w:t>
      </w:r>
      <w:r>
        <w:rPr>
          <w:rStyle w:val="Strong"/>
          <w:rtl/>
        </w:rPr>
        <w:t>رخ می‌دهد</w:t>
      </w:r>
      <w:r>
        <w:rPr>
          <w:rtl/>
        </w:rPr>
        <w:t xml:space="preserve"> و بخشی از تأخیر</w:t>
      </w:r>
      <w:r>
        <w:t xml:space="preserve"> CLB </w:t>
      </w:r>
      <w:r>
        <w:rPr>
          <w:rtl/>
        </w:rPr>
        <w:t>به نیم‌دوره</w:t>
      </w:r>
      <w:r>
        <w:rPr>
          <w:rFonts w:ascii="Arial" w:hAnsi="Arial" w:cs="Arial" w:hint="cs"/>
          <w:rtl/>
        </w:rPr>
        <w:t>ی</w:t>
      </w:r>
      <w:r>
        <w:rPr>
          <w:rtl/>
        </w:rPr>
        <w:t xml:space="preserve"> </w:t>
      </w:r>
      <w:r>
        <w:rPr>
          <w:rFonts w:hint="cs"/>
          <w:rtl/>
        </w:rPr>
        <w:t>دوم</w:t>
      </w:r>
      <w:r>
        <w:rPr>
          <w:rtl/>
        </w:rPr>
        <w:t xml:space="preserve"> </w:t>
      </w:r>
      <w:r>
        <w:rPr>
          <w:rFonts w:hint="cs"/>
          <w:rtl/>
        </w:rPr>
        <w:t>منتقل</w:t>
      </w:r>
      <w:r>
        <w:rPr>
          <w:rtl/>
        </w:rPr>
        <w:t xml:space="preserve"> </w:t>
      </w:r>
      <w:r>
        <w:rPr>
          <w:rFonts w:hint="cs"/>
          <w:rtl/>
        </w:rPr>
        <w:t>می‌شود</w:t>
      </w:r>
      <w:r>
        <w:t>.</w:t>
      </w:r>
    </w:p>
    <w:p w14:paraId="5E0B2A25" w14:textId="13637708">
      <w:r>
        <w:rPr>
          <w:rtl/>
        </w:rPr>
        <w:drawing>
          <wp:inline distT="0" distB="0" distL="0" distR="0" wp14:anchorId="7511ADDE" wp14:editId="424821E6">
            <wp:extent cx="5363323" cy="4172532"/>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63323" cy="4172532"/>
                    </a:xfrm>
                    <a:prstGeom prst="rect">
                      <a:avLst/>
                    </a:prstGeom>
                  </pic:spPr>
                </pic:pic>
              </a:graphicData>
            </a:graphic>
          </wp:inline>
        </w:drawing>
      </w:r>
    </w:p>
    <w:p w14:paraId="474FB4D9" w14:textId="4DB2E157">
      <w:pPr>
        <w:rPr>
          <w:rtl/>
        </w:rPr>
      </w:pPr>
      <w:bookmarkStart w:id="3" w:name="_Toc202560059"/>
      <w:r>
        <w:rPr>
          <w:rtl/>
        </w:rPr>
        <w:t xml:space="preserve">محاسبه دوره تناوب و فرکانس </w:t>
      </w:r>
      <w:bookmarkEnd w:id="3"/>
    </w:p>
    <w:p w14:paraId="57D9C298" w14:textId="7BC318FB">
      <w:pPr>
        <w:rPr>
          <w:rFonts w:eastAsiaTheme="minorEastAsia"/>
          <w:b/>
          <w:bCs/>
          <w:iCs/>
          <w:sz w:val="20"/>
          <w:szCs w:val="20"/>
          <w:rtl/>
        </w:rPr>
      </w:pPr>
      <m:oMathPara>
        <m:oMath>
          <m:r>
            <m:rPr>
              <m:sty m:val="b"/>
            </m:rPr>
            <w:rPr>
              <w:rFonts w:ascii="Cambria Math" w:hAnsi="Cambria Math"/>
              <w:sz w:val="20"/>
              <w:szCs w:val="20"/>
            </w:rPr>
            <m:t>Max Delay Constraint:Tc≥Tpcq+Tpd+Tsetup=87.26ps+408.42ps+45ps=540.68ps</m:t>
          </m:r>
        </m:oMath>
      </m:oMathPara>
    </w:p>
    <w:p w14:paraId="580B3249" w14:textId="77777777">
      <w:pPr>
        <w:rPr>
          <w:rFonts w:eastAsiaTheme="minorEastAsia"/>
          <w:b/>
          <w:bCs/>
          <w:iCs/>
          <w:sz w:val="20"/>
          <w:szCs w:val="20"/>
        </w:rPr>
      </w:pPr>
    </w:p>
    <w:p w14:paraId="4094F808" w14:textId="4DB52EA6">
      <w:pPr>
        <w:rPr>
          <w:rFonts w:eastAsiaTheme="minorEastAsia"/>
          <w:b/>
          <w:bCs/>
          <w:iCs/>
          <w:sz w:val="20"/>
          <w:szCs w:val="20"/>
        </w:rPr>
      </w:pPr>
      <m:oMathPara>
        <m:oMath>
          <m:r>
            <m:rPr>
              <m:sty m:val="b"/>
            </m:rPr>
            <w:rPr>
              <w:rFonts w:ascii="Cambria Math" w:eastAsiaTheme="minorEastAsia" w:hAnsi="Cambria Math"/>
              <w:sz w:val="20"/>
              <w:szCs w:val="20"/>
            </w:rPr>
            <m:t>f=</m:t>
          </m:r>
          <m:f>
            <m:fPr>
              <m:ctrlPr>
                <w:rPr>
                  <w:rFonts w:ascii="Cambria Math" w:eastAsiaTheme="minorEastAsia" w:hAnsi="Cambria Math" w:cs="Vazirmatn"/>
                  <w:b/>
                  <w:bCs/>
                  <w:iCs/>
                  <w:color w:val="000000" w:themeColor="text1"/>
                  <w:sz w:val="20"/>
                  <w:szCs w:val="20"/>
                </w:rPr>
              </m:ctrlPr>
            </m:fPr>
            <m:num>
              <m:r>
                <m:rPr>
                  <m:sty m:val="b"/>
                </m:rPr>
                <w:rPr>
                  <w:rFonts w:ascii="Cambria Math" w:eastAsiaTheme="minorEastAsia" w:hAnsi="Cambria Math"/>
                  <w:sz w:val="20"/>
                  <w:szCs w:val="20"/>
                </w:rPr>
                <m:t>1</m:t>
              </m:r>
            </m:num>
            <m:den>
              <m:r>
                <m:rPr>
                  <m:sty m:val="b"/>
                </m:rPr>
                <w:rPr>
                  <w:rFonts w:ascii="Cambria Math" w:eastAsiaTheme="minorEastAsia" w:hAnsi="Cambria Math"/>
                  <w:sz w:val="20"/>
                  <w:szCs w:val="20"/>
                </w:rPr>
                <m:t>T</m:t>
              </m:r>
            </m:den>
          </m:f>
          <m:r>
            <m:rPr>
              <m:sty m:val="b"/>
            </m:rPr>
            <w:rPr>
              <w:rFonts w:ascii="Cambria Math" w:eastAsiaTheme="minorEastAsia" w:hAnsi="Cambria Math"/>
              <w:sz w:val="20"/>
              <w:szCs w:val="20"/>
            </w:rPr>
            <m:t>=</m:t>
          </m:r>
          <m:f>
            <m:fPr>
              <m:ctrlPr>
                <w:rPr>
                  <w:rFonts w:ascii="Cambria Math" w:eastAsiaTheme="minorEastAsia" w:hAnsi="Cambria Math" w:cs="Vazirmatn"/>
                  <w:b/>
                  <w:bCs/>
                  <w:iCs/>
                  <w:color w:val="000000" w:themeColor="text1"/>
                  <w:sz w:val="20"/>
                  <w:szCs w:val="20"/>
                </w:rPr>
              </m:ctrlPr>
            </m:fPr>
            <m:num>
              <m:r>
                <m:rPr>
                  <m:sty m:val="b"/>
                </m:rPr>
                <w:rPr>
                  <w:rFonts w:ascii="Cambria Math" w:eastAsiaTheme="minorEastAsia" w:hAnsi="Cambria Math"/>
                  <w:sz w:val="20"/>
                  <w:szCs w:val="20"/>
                </w:rPr>
                <m:t>1</m:t>
              </m:r>
            </m:num>
            <m:den>
              <m:r>
                <m:rPr>
                  <m:sty m:val="b"/>
                </m:rPr>
                <w:rPr>
                  <w:rFonts w:ascii="Cambria Math" w:eastAsiaTheme="minorEastAsia" w:hAnsi="Cambria Math"/>
                  <w:sz w:val="20"/>
                  <w:szCs w:val="20"/>
                </w:rPr>
                <m:t>540.68</m:t>
              </m:r>
              <m:sSup>
                <m:sSupPr>
                  <m:ctrlPr>
                    <w:rPr>
                      <w:rFonts w:ascii="Cambria Math" w:eastAsiaTheme="minorEastAsia" w:hAnsi="Cambria Math" w:cs="Vazirmatn"/>
                      <w:b/>
                      <w:bCs/>
                      <w:iCs/>
                      <w:color w:val="000000" w:themeColor="text1"/>
                      <w:sz w:val="20"/>
                      <w:szCs w:val="20"/>
                    </w:rPr>
                  </m:ctrlPr>
                </m:sSupPr>
                <m:e>
                  <m:r>
                    <m:rPr>
                      <m:sty m:val="b"/>
                    </m:rPr>
                    <w:rPr>
                      <w:rFonts w:ascii="Cambria Math" w:eastAsiaTheme="minorEastAsia" w:hAnsi="Cambria Math"/>
                      <w:sz w:val="20"/>
                      <w:szCs w:val="20"/>
                    </w:rPr>
                    <m:t>×10</m:t>
                  </m:r>
                </m:e>
                <m:sup>
                  <m:r>
                    <m:rPr>
                      <m:sty m:val="b"/>
                    </m:rPr>
                    <w:rPr>
                      <w:rFonts w:ascii="Cambria Math" w:eastAsiaTheme="minorEastAsia" w:hAnsi="Cambria Math"/>
                      <w:sz w:val="20"/>
                      <w:szCs w:val="20"/>
                    </w:rPr>
                    <m:t>-9</m:t>
                  </m:r>
                </m:sup>
              </m:sSup>
            </m:den>
          </m:f>
          <m:r>
            <m:rPr>
              <m:sty m:val="b"/>
            </m:rPr>
            <w:rPr>
              <w:rFonts w:ascii="Cambria Math" w:eastAsiaTheme="minorEastAsia" w:hAnsi="Cambria Math"/>
              <w:sz w:val="20"/>
              <w:szCs w:val="20"/>
            </w:rPr>
            <m:t>=0.001849×</m:t>
          </m:r>
          <m:sSup>
            <m:sSupPr>
              <m:ctrlPr>
                <w:rPr>
                  <w:rFonts w:ascii="Cambria Math" w:eastAsiaTheme="minorEastAsia" w:hAnsi="Cambria Math" w:cs="Vazirmatn"/>
                  <w:b/>
                  <w:bCs/>
                  <w:iCs/>
                  <w:color w:val="000000" w:themeColor="text1"/>
                  <w:sz w:val="20"/>
                  <w:szCs w:val="20"/>
                </w:rPr>
              </m:ctrlPr>
            </m:sSupPr>
            <m:e>
              <m:r>
                <m:rPr>
                  <m:sty m:val="b"/>
                </m:rPr>
                <w:rPr>
                  <w:rFonts w:ascii="Cambria Math" w:eastAsiaTheme="minorEastAsia" w:hAnsi="Cambria Math"/>
                  <w:sz w:val="20"/>
                  <w:szCs w:val="20"/>
                </w:rPr>
                <m:t>10</m:t>
              </m:r>
            </m:e>
            <m:sup>
              <m:r>
                <m:rPr>
                  <m:sty m:val="b"/>
                </m:rPr>
                <w:rPr>
                  <w:rFonts w:ascii="Cambria Math" w:eastAsiaTheme="minorEastAsia" w:hAnsi="Cambria Math"/>
                  <w:sz w:val="20"/>
                  <w:szCs w:val="20"/>
                </w:rPr>
                <m:t>9</m:t>
              </m:r>
            </m:sup>
          </m:sSup>
          <m:r>
            <m:rPr>
              <m:sty m:val="b"/>
            </m:rPr>
            <w:rPr>
              <w:rFonts w:ascii="Cambria Math" w:eastAsiaTheme="minorEastAsia" w:hAnsi="Cambria Math"/>
              <w:sz w:val="20"/>
              <w:szCs w:val="20"/>
            </w:rPr>
            <m:t>Hz=1.8 GHz</m:t>
          </m:r>
        </m:oMath>
      </m:oMathPara>
    </w:p>
    <w:p w14:paraId="2DFC18C2" w14:textId="55914CF8">
      <w:r>
        <w:rPr>
          <w:rtl/>
        </w:rPr>
        <w:t>فرکانس نسبت به قبل</w:t>
      </w:r>
      <w:r>
        <w:rPr>
          <w:rFonts w:hint="cs"/>
          <w:rtl/>
        </w:rPr>
        <w:t>از</w:t>
      </w:r>
      <w:r>
        <w:rPr>
          <w:rtl/>
        </w:rPr>
        <w:t xml:space="preserve"> 1.7گیگاهرتز به 1.8 گیگاهرتز رسیده است.</w:t>
      </w:r>
    </w:p>
    <w:p w14:paraId="69DA18FD" w14:textId="77777777"/>
    <w:p w14:paraId="6D5CABB3" w14:textId="22370F34">
      <w:r>
        <w:rPr>
          <w:rtl/>
        </w:rPr>
        <w:t>۵</w:t>
      </w:r>
      <w:r>
        <w:rPr>
          <w:rFonts w:hint="cs"/>
          <w:rtl/>
        </w:rPr>
        <w:t>-</w:t>
      </w:r>
      <w:r>
        <w:t xml:space="preserve"> </w:t>
      </w:r>
      <w:r>
        <w:rPr>
          <w:rtl/>
        </w:rPr>
        <w:t>مزیت سه لچ در مقابل دو رجیستر و الزامات کلاک دو فازه</w:t>
      </w:r>
    </w:p>
    <w:p w14:paraId="1733DF33" w14:textId="460B7054">
      <w:r>
        <w:rPr>
          <w:rStyle w:val="Strong"/>
          <w:rtl/>
        </w:rPr>
        <w:t>مزیت اصلی</w:t>
      </w:r>
      <w:r>
        <w:t xml:space="preserve">: </w:t>
      </w:r>
      <w:r>
        <w:rPr>
          <w:rtl/>
        </w:rPr>
        <w:t>با سه لچ</w:t>
      </w:r>
      <w:r>
        <w:t xml:space="preserve"> (L1-LogicA-L2-LogicB-L3) </w:t>
      </w:r>
      <w:r>
        <w:rPr>
          <w:rtl/>
        </w:rPr>
        <w:t>می‌توان هر دو منطق</w:t>
      </w:r>
      <w:r>
        <w:t xml:space="preserve"> CLB_A </w:t>
      </w:r>
      <w:r>
        <w:rPr>
          <w:rtl/>
        </w:rPr>
        <w:t>و</w:t>
      </w:r>
      <w:r>
        <w:t xml:space="preserve"> CLB_B </w:t>
      </w:r>
      <w:r>
        <w:rPr>
          <w:rtl/>
        </w:rPr>
        <w:t>را تقریباً به‌اندازه</w:t>
      </w:r>
      <w:r>
        <w:rPr>
          <w:rFonts w:ascii="Arial" w:hAnsi="Arial" w:cs="Arial" w:hint="cs"/>
          <w:rtl/>
        </w:rPr>
        <w:t>ی</w:t>
      </w:r>
      <w:r>
        <w:rPr>
          <w:rtl/>
        </w:rPr>
        <w:t xml:space="preserve"> </w:t>
      </w:r>
      <w:r>
        <w:rPr>
          <w:rFonts w:hint="cs"/>
          <w:rtl/>
        </w:rPr>
        <w:t>نصف</w:t>
      </w:r>
      <w:r>
        <w:rPr>
          <w:rtl/>
        </w:rPr>
        <w:t xml:space="preserve"> </w:t>
      </w:r>
      <w:r>
        <w:rPr>
          <w:rFonts w:hint="cs"/>
          <w:rtl/>
        </w:rPr>
        <w:t>دوره</w:t>
      </w:r>
      <w:r>
        <w:rPr>
          <w:rtl/>
        </w:rPr>
        <w:t xml:space="preserve"> </w:t>
      </w:r>
      <w:r>
        <w:rPr>
          <w:rFonts w:hint="cs"/>
          <w:rtl/>
        </w:rPr>
        <w:t>کلاک</w:t>
      </w:r>
      <w:r>
        <w:rPr>
          <w:rtl/>
        </w:rPr>
        <w:t xml:space="preserve"> </w:t>
      </w:r>
      <w:r>
        <w:rPr>
          <w:rFonts w:hint="cs"/>
          <w:rtl/>
        </w:rPr>
        <w:t>بزرگ</w:t>
      </w:r>
      <w:r>
        <w:rPr>
          <w:rtl/>
        </w:rPr>
        <w:t xml:space="preserve"> </w:t>
      </w:r>
      <w:r>
        <w:rPr>
          <w:rFonts w:hint="cs"/>
          <w:rtl/>
        </w:rPr>
        <w:t>کرد</w:t>
      </w:r>
      <w:r>
        <w:rPr>
          <w:rtl/>
        </w:rPr>
        <w:t xml:space="preserve"> </w:t>
      </w:r>
      <w:r>
        <w:rPr>
          <w:rFonts w:hint="cs"/>
          <w:rtl/>
        </w:rPr>
        <w:t>و</w:t>
      </w:r>
      <w:r>
        <w:rPr>
          <w:rtl/>
        </w:rPr>
        <w:t xml:space="preserve"> </w:t>
      </w:r>
      <w:r>
        <w:rPr>
          <w:rFonts w:hint="cs"/>
          <w:rtl/>
        </w:rPr>
        <w:t>همچنان</w:t>
      </w:r>
      <w:r>
        <w:rPr>
          <w:rtl/>
        </w:rPr>
        <w:t xml:space="preserve"> </w:t>
      </w:r>
      <w:r>
        <w:rPr>
          <w:rFonts w:hint="cs"/>
          <w:rtl/>
        </w:rPr>
        <w:t>از</w:t>
      </w:r>
      <w:r>
        <w:t xml:space="preserve"> Time-Borrowing </w:t>
      </w:r>
      <w:r>
        <w:rPr>
          <w:rtl/>
        </w:rPr>
        <w:t>بهره برد؛ در روش «دو رجیستر» چنین انعطافی وجود ندارد</w:t>
      </w:r>
      <w:r>
        <w:t>.</w:t>
      </w:r>
    </w:p>
    <w:p w14:paraId="3C067408" w14:textId="632EDD15">
      <w:r>
        <w:rPr>
          <w:rtl/>
        </w:rPr>
        <w:lastRenderedPageBreak/>
        <w:t xml:space="preserve">برای صحت عملکرد، باید </w:t>
      </w:r>
      <w:r>
        <w:rPr>
          <w:rStyle w:val="Strong"/>
        </w:rPr>
        <w:t xml:space="preserve">CLK1 </w:t>
      </w:r>
      <w:r>
        <w:rPr>
          <w:rStyle w:val="Strong"/>
          <w:rtl/>
        </w:rPr>
        <w:t>و</w:t>
      </w:r>
      <w:r>
        <w:rPr>
          <w:rStyle w:val="Strong"/>
        </w:rPr>
        <w:t xml:space="preserve"> CLK2 </w:t>
      </w:r>
      <w:r>
        <w:rPr>
          <w:rStyle w:val="Strong"/>
          <w:rtl/>
        </w:rPr>
        <w:t>مکمل یکدیگر</w:t>
      </w:r>
      <w:r>
        <w:rPr>
          <w:rtl/>
        </w:rPr>
        <w:t xml:space="preserve"> باشند</w:t>
      </w:r>
      <w:r>
        <w:t xml:space="preserve"> (CLK2 = ¬CLK1). </w:t>
      </w:r>
      <w:r>
        <w:rPr>
          <w:rtl/>
        </w:rPr>
        <w:t>در نیم‌دوره</w:t>
      </w:r>
      <w:r>
        <w:rPr>
          <w:rFonts w:ascii="Arial" w:hAnsi="Arial" w:cs="Arial" w:hint="cs"/>
          <w:rtl/>
        </w:rPr>
        <w:t>ی</w:t>
      </w:r>
      <w:r>
        <w:rPr>
          <w:rtl/>
        </w:rPr>
        <w:t xml:space="preserve"> </w:t>
      </w:r>
      <w:r>
        <w:rPr>
          <w:rFonts w:hint="cs"/>
          <w:rtl/>
        </w:rPr>
        <w:t>اول</w:t>
      </w:r>
      <w:r>
        <w:t xml:space="preserve"> L1 </w:t>
      </w:r>
      <w:r>
        <w:rPr>
          <w:rtl/>
        </w:rPr>
        <w:t>شفاف و</w:t>
      </w:r>
      <w:r>
        <w:t xml:space="preserve"> L2 </w:t>
      </w:r>
      <w:r>
        <w:rPr>
          <w:rtl/>
        </w:rPr>
        <w:t>قفل است؛ در نیم‌دوره</w:t>
      </w:r>
      <w:r>
        <w:rPr>
          <w:rFonts w:ascii="Arial" w:hAnsi="Arial" w:cs="Arial" w:hint="cs"/>
          <w:rtl/>
        </w:rPr>
        <w:t>ی</w:t>
      </w:r>
      <w:r>
        <w:rPr>
          <w:rtl/>
        </w:rPr>
        <w:t xml:space="preserve"> </w:t>
      </w:r>
      <w:r>
        <w:rPr>
          <w:rFonts w:hint="cs"/>
          <w:rtl/>
        </w:rPr>
        <w:t>دوم</w:t>
      </w:r>
      <w:r>
        <w:t xml:space="preserve"> L2 </w:t>
      </w:r>
      <w:r>
        <w:rPr>
          <w:rtl/>
        </w:rPr>
        <w:t>شفاف و</w:t>
      </w:r>
      <w:r>
        <w:t xml:space="preserve"> L3 </w:t>
      </w:r>
      <w:r>
        <w:rPr>
          <w:rtl/>
        </w:rPr>
        <w:t>قفل می‌شود؛ این جابه‌جایی اجازه می‌دهد خروجی بخش نخست قبل از شروع نمونه‌برداری در بخش دوم به مقصد برسد</w:t>
      </w:r>
      <w:r>
        <w:t>.</w:t>
      </w:r>
    </w:p>
    <w:p w14:paraId="5E9E1BD7" w14:textId="52C39117">
      <w:pPr>
        <w:rPr>
          <w:rFonts w:hint="cs"/>
          <w:rtl/>
        </w:rPr>
      </w:pPr>
      <w:r>
        <w:rPr>
          <w:rFonts w:hint="cs"/>
          <w:rtl/>
        </w:rPr>
        <w:t xml:space="preserve">همچنین استفاده سه </w:t>
      </w:r>
      <w:r>
        <w:t>latch</w:t>
      </w:r>
      <w:r>
        <w:rPr>
          <w:rFonts w:hint="cs"/>
          <w:rtl/>
        </w:rPr>
        <w:t>، در مقابل با رجیستر باعث می شود فرکانس کاری مدار افزایش یابد.</w:t>
      </w:r>
    </w:p>
    <w:p w14:paraId="729EE523" w14:textId="6C191835">
      <w:r>
        <w:rPr>
          <w:rtl/>
        </w:rPr>
        <w:t>۶</w:t>
      </w:r>
      <w:r>
        <w:rPr>
          <w:rFonts w:hint="cs"/>
          <w:rtl/>
        </w:rPr>
        <w:t>-</w:t>
      </w:r>
      <w:r>
        <w:rPr>
          <w:rtl/>
        </w:rPr>
        <w:t>تحلیل تقسیم مدار به دو</w:t>
      </w:r>
      <w:r>
        <w:t xml:space="preserve"> CLB </w:t>
      </w:r>
      <w:r>
        <w:rPr>
          <w:rtl/>
        </w:rPr>
        <w:t>و اثر</w:t>
      </w:r>
      <w:r>
        <w:t xml:space="preserve"> Time-Borrowing </w:t>
      </w:r>
      <w:r>
        <w:rPr>
          <w:rtl/>
        </w:rPr>
        <w:t>در طرح سه بخشی</w:t>
      </w:r>
    </w:p>
    <w:p w14:paraId="54C96E58" w14:textId="77777777">
      <w:r>
        <w:rPr>
          <w:rtl/>
        </w:rPr>
        <w:t>پس از تبدیل مدار شکل ۱ به دو بلوک</w:t>
      </w:r>
      <w:r>
        <w:t xml:space="preserve"> CLB_A </w:t>
      </w:r>
      <w:r>
        <w:rPr>
          <w:rtl/>
        </w:rPr>
        <w:t>و</w:t>
      </w:r>
      <w:r>
        <w:t xml:space="preserve"> CLB_B</w:t>
      </w:r>
      <w:r>
        <w:rPr>
          <w:rtl/>
        </w:rPr>
        <w:t>، شبیه</w:t>
      </w:r>
      <w:r>
        <w:rPr>
          <w:cs/>
        </w:rPr>
        <w:t>‎</w:t>
      </w:r>
      <w:r>
        <w:rPr>
          <w:rtl/>
        </w:rPr>
        <w:t xml:space="preserve">سازی نشان داد بدترین تأخیر هر بخش به‌ترتیب </w:t>
      </w:r>
      <w:proofErr w:type="spellStart"/>
      <w:r>
        <w:t>tpA≈tpd_A</w:t>
      </w:r>
      <w:proofErr w:type="spellEnd"/>
      <w:r>
        <w:t xml:space="preserve"> </w:t>
      </w:r>
      <w:r>
        <w:rPr>
          <w:rtl/>
        </w:rPr>
        <w:t>و</w:t>
      </w:r>
      <w:r>
        <w:t xml:space="preserve"> </w:t>
      </w:r>
      <w:proofErr w:type="spellStart"/>
      <w:r>
        <w:t>tpB≈tpd_B</w:t>
      </w:r>
      <w:proofErr w:type="spellEnd"/>
      <w:r>
        <w:t xml:space="preserve"> </w:t>
      </w:r>
      <w:r>
        <w:rPr>
          <w:rtl/>
        </w:rPr>
        <w:t>است؛ مجموع آن‌ها کوچکتر از 409</w:t>
      </w:r>
      <w:r>
        <w:t xml:space="preserve"> </w:t>
      </w:r>
      <w:proofErr w:type="spellStart"/>
      <w:r>
        <w:t>ps</w:t>
      </w:r>
      <w:proofErr w:type="spellEnd"/>
      <w:r>
        <w:t xml:space="preserve"> </w:t>
      </w:r>
      <w:r>
        <w:rPr>
          <w:rtl/>
        </w:rPr>
        <w:t>بود، زیرا حالا هر قسمت بار کمتری می‌بیند</w:t>
      </w:r>
      <w:r>
        <w:t>.</w:t>
      </w:r>
    </w:p>
    <w:p w14:paraId="4E9AFEE8" w14:textId="370A9B86">
      <w:r>
        <w:rPr>
          <w:rtl/>
        </w:rPr>
        <w:t>با اعمال رابطه</w:t>
      </w:r>
      <w:r>
        <w:t xml:space="preserve"> CLK2 = ¬CLK1 </w:t>
      </w:r>
      <w:r>
        <w:rPr>
          <w:rtl/>
        </w:rPr>
        <w:t>و شبیه-سازی کامل، خروجی نهایی کاملاً مطابق انتظار عمل کرد و</w:t>
      </w:r>
      <w:r>
        <w:t xml:space="preserve"> Time-Borrowing </w:t>
      </w:r>
      <w:r>
        <w:rPr>
          <w:rtl/>
        </w:rPr>
        <w:t>به‌اندازه</w:t>
      </w:r>
      <w:r>
        <w:rPr>
          <w:rFonts w:ascii="Arial" w:hAnsi="Arial" w:cs="Arial" w:hint="cs"/>
          <w:rtl/>
        </w:rPr>
        <w:t>ی</w:t>
      </w:r>
      <w:r>
        <w:rPr>
          <w:rtl/>
        </w:rPr>
        <w:t xml:space="preserve"> </w:t>
      </w:r>
      <w:r>
        <w:rPr>
          <w:rStyle w:val="Strong"/>
        </w:rPr>
        <w:t xml:space="preserve">Tb ≈ </w:t>
      </w:r>
      <w:proofErr w:type="spellStart"/>
      <w:r>
        <w:rPr>
          <w:rStyle w:val="Strong"/>
        </w:rPr>
        <w:t>Tclk</w:t>
      </w:r>
      <w:proofErr w:type="spellEnd"/>
      <w:r>
        <w:rPr>
          <w:rStyle w:val="Strong"/>
        </w:rPr>
        <w:t xml:space="preserve">/2 − </w:t>
      </w:r>
      <w:proofErr w:type="spellStart"/>
      <w:r>
        <w:rPr>
          <w:rStyle w:val="Strong"/>
        </w:rPr>
        <w:t>tsetup</w:t>
      </w:r>
      <w:proofErr w:type="spellEnd"/>
      <w:r>
        <w:rPr>
          <w:rStyle w:val="Strong"/>
        </w:rPr>
        <w:t>»</w:t>
      </w:r>
      <w:r>
        <w:t xml:space="preserve"> </w:t>
      </w:r>
      <w:r>
        <w:rPr>
          <w:rtl/>
        </w:rPr>
        <w:t>دیده شد؛ یعنی بخشی از زمان بلااستفاده</w:t>
      </w:r>
      <w:r>
        <w:rPr>
          <w:rFonts w:ascii="Arial" w:hAnsi="Arial" w:cs="Arial" w:hint="cs"/>
          <w:rtl/>
        </w:rPr>
        <w:t>ی</w:t>
      </w:r>
      <w:r>
        <w:rPr>
          <w:rtl/>
        </w:rPr>
        <w:t xml:space="preserve"> </w:t>
      </w:r>
      <w:r>
        <w:rPr>
          <w:rFonts w:hint="cs"/>
          <w:rtl/>
        </w:rPr>
        <w:t>نیم‌دوره</w:t>
      </w:r>
      <w:r>
        <w:rPr>
          <w:rtl/>
        </w:rPr>
        <w:t xml:space="preserve"> </w:t>
      </w:r>
      <w:r>
        <w:rPr>
          <w:rFonts w:hint="cs"/>
          <w:rtl/>
        </w:rPr>
        <w:t>اول،</w:t>
      </w:r>
      <w:r>
        <w:rPr>
          <w:rtl/>
        </w:rPr>
        <w:t xml:space="preserve"> </w:t>
      </w:r>
      <w:r>
        <w:rPr>
          <w:rFonts w:hint="cs"/>
          <w:rtl/>
        </w:rPr>
        <w:t>به</w:t>
      </w:r>
      <w:r>
        <w:rPr>
          <w:rtl/>
        </w:rPr>
        <w:t xml:space="preserve"> </w:t>
      </w:r>
      <w:r>
        <w:rPr>
          <w:rFonts w:hint="cs"/>
          <w:rtl/>
        </w:rPr>
        <w:t>نفع</w:t>
      </w:r>
      <w:r>
        <w:t xml:space="preserve"> CLB_B </w:t>
      </w:r>
      <w:r>
        <w:rPr>
          <w:rtl/>
        </w:rPr>
        <w:t>مصرف شد. موج‌های ثبت‌ شده نشان می‌دهند مسیر بحرانی در</w:t>
      </w:r>
      <w:r>
        <w:t xml:space="preserve"> CLB_B </w:t>
      </w:r>
      <w:r>
        <w:rPr>
          <w:rtl/>
        </w:rPr>
        <w:t>حدود 40</w:t>
      </w:r>
      <w:r>
        <w:t xml:space="preserve"> </w:t>
      </w:r>
      <w:proofErr w:type="spellStart"/>
      <w:r>
        <w:t>ps</w:t>
      </w:r>
      <w:proofErr w:type="spellEnd"/>
      <w:r>
        <w:t xml:space="preserve"> </w:t>
      </w:r>
      <w:r>
        <w:rPr>
          <w:rtl/>
        </w:rPr>
        <w:t>از زمان</w:t>
      </w:r>
      <w:r>
        <w:t xml:space="preserve"> L2 </w:t>
      </w:r>
      <w:r>
        <w:rPr>
          <w:rFonts w:hint="cs"/>
          <w:rtl/>
        </w:rPr>
        <w:t>(</w:t>
      </w:r>
      <w:r>
        <w:rPr>
          <w:rtl/>
        </w:rPr>
        <w:t>قرض گرفته</w:t>
      </w:r>
      <w:r>
        <w:rPr>
          <w:rFonts w:hint="cs"/>
          <w:rtl/>
        </w:rPr>
        <w:t>)</w:t>
      </w:r>
      <w:r>
        <w:rPr>
          <w:rtl/>
        </w:rPr>
        <w:t xml:space="preserve"> است و فرکانس کاری به حدود </w:t>
      </w:r>
      <w:r>
        <w:rPr>
          <w:rStyle w:val="Strong"/>
        </w:rPr>
        <w:t>1.8 GHz</w:t>
      </w:r>
      <w:r>
        <w:t xml:space="preserve"> </w:t>
      </w:r>
      <w:r>
        <w:rPr>
          <w:rtl/>
        </w:rPr>
        <w:t>ارتقا یافته است</w:t>
      </w:r>
      <w:r>
        <w:t>.</w:t>
      </w:r>
    </w:p>
    <w:p w14:paraId="2B31FB6D" w14:textId="3CD1DE9D">
      <w:pPr>
        <w:rPr>
          <w:rtl/>
        </w:rPr>
      </w:pPr>
      <w:r>
        <w:rPr>
          <w:rtl/>
        </w:rPr>
        <w:t>به این ترتیب، استفاده از سه لچ مکمل و تقسیم مناسب منطق، هم امکان افزایش سرعت و هم توزیع متعادل تأخیر را فراهم می‌کند، در حالی‌که پیچیدگی و مصرف توان فقط اندکی بیش از ساختار دو رجیستری است</w:t>
      </w:r>
      <w:r>
        <w:t>.</w:t>
      </w:r>
    </w:p>
    <w:p w14:paraId="5A55F291" w14:textId="2E479418">
      <w:pPr>
        <w:rPr>
          <w:rtl/>
        </w:rPr>
      </w:pPr>
    </w:p>
    <w:p w14:paraId="0B093A62" w14:textId="6CC40D1C">
      <w:pPr>
        <w:rPr>
          <w:rtl/>
        </w:rPr>
      </w:pPr>
      <w:r>
        <w:rPr>
          <w:rFonts w:hint="cs"/>
          <w:rtl/>
        </w:rPr>
        <w:t>توضیح تکمیلی:</w:t>
      </w:r>
    </w:p>
    <w:p w14:paraId="3F1D523A" w14:textId="609235B9">
      <w:pPr>
        <w:rPr>
          <w:lang w:bidi="ar-SA"/>
        </w:rPr>
      </w:pPr>
      <w:r>
        <w:rPr>
          <w:rtl/>
          <w:lang w:bidi="ar-SA"/>
        </w:rPr>
        <w:t xml:space="preserve">بخش </w:t>
      </w:r>
      <w:r>
        <w:rPr>
          <w:rtl/>
        </w:rPr>
        <w:t xml:space="preserve">۶ - </w:t>
      </w:r>
      <w:r>
        <w:rPr>
          <w:rtl/>
          <w:lang w:bidi="ar-SA"/>
        </w:rPr>
        <w:t>بررسی عملکرد مدار با سه</w:t>
      </w:r>
      <w:r>
        <w:rPr>
          <w:lang w:bidi="ar-SA"/>
        </w:rPr>
        <w:t xml:space="preserve"> Latch </w:t>
      </w:r>
      <w:r>
        <w:rPr>
          <w:rtl/>
          <w:lang w:bidi="ar-SA"/>
        </w:rPr>
        <w:t>و دو کلاک مکمل</w:t>
      </w:r>
      <w:r>
        <w:rPr>
          <w:lang w:bidi="ar-SA"/>
        </w:rPr>
        <w:t xml:space="preserve"> </w:t>
      </w:r>
      <w:r>
        <w:rPr>
          <w:rFonts w:hint="cs"/>
          <w:rtl/>
          <w:lang w:bidi="ar-SA"/>
        </w:rPr>
        <w:t>(</w:t>
      </w:r>
      <w:r>
        <w:rPr>
          <w:lang w:bidi="ar-SA"/>
        </w:rPr>
        <w:t xml:space="preserve">CLK1 </w:t>
      </w:r>
      <w:r>
        <w:rPr>
          <w:rtl/>
          <w:lang w:bidi="ar-SA"/>
        </w:rPr>
        <w:t>و</w:t>
      </w:r>
      <w:r>
        <w:rPr>
          <w:lang w:bidi="ar-SA"/>
        </w:rPr>
        <w:t xml:space="preserve"> CLK2</w:t>
      </w:r>
      <w:r>
        <w:rPr>
          <w:rFonts w:hint="cs"/>
          <w:rtl/>
          <w:lang w:bidi="ar-SA"/>
        </w:rPr>
        <w:t>)</w:t>
      </w:r>
      <w:r>
        <w:rPr>
          <w:lang w:bidi="ar-SA"/>
        </w:rPr>
        <w:t>:</w:t>
      </w:r>
    </w:p>
    <w:p w14:paraId="62E85223" w14:textId="7D6F8AAF">
      <w:pPr>
        <w:rPr>
          <w:lang w:bidi="ar-SA"/>
        </w:rPr>
      </w:pPr>
      <w:r>
        <w:rPr>
          <w:rtl/>
          <w:lang w:bidi="ar-SA"/>
        </w:rPr>
        <w:t>در این بخش از گزارش، هدف بررسی عملکرد یک مدار ترکیبی با استفاده از سه</w:t>
      </w:r>
      <w:r>
        <w:rPr>
          <w:lang w:bidi="ar-SA"/>
        </w:rPr>
        <w:t xml:space="preserve"> [Latch] </w:t>
      </w:r>
      <w:r>
        <w:rPr>
          <w:rtl/>
          <w:lang w:bidi="ar-SA"/>
        </w:rPr>
        <w:t>است که توسط دو سیگنال کلاک مکمل</w:t>
      </w:r>
      <w:r>
        <w:rPr>
          <w:lang w:bidi="ar-SA"/>
        </w:rPr>
        <w:t xml:space="preserve"> </w:t>
      </w:r>
      <w:r>
        <w:rPr>
          <w:rFonts w:hint="cs"/>
          <w:rtl/>
          <w:lang w:bidi="ar-SA"/>
        </w:rPr>
        <w:t>(</w:t>
      </w:r>
      <w:r>
        <w:rPr>
          <w:rtl/>
          <w:lang w:bidi="ar-SA"/>
        </w:rPr>
        <w:t>یعنی</w:t>
      </w:r>
      <w:r>
        <w:rPr>
          <w:lang w:bidi="ar-SA"/>
        </w:rPr>
        <w:t xml:space="preserve"> CLK1 </w:t>
      </w:r>
      <w:r>
        <w:rPr>
          <w:rtl/>
          <w:lang w:bidi="ar-SA"/>
        </w:rPr>
        <w:t>و</w:t>
      </w:r>
      <w:r>
        <w:rPr>
          <w:lang w:bidi="ar-SA"/>
        </w:rPr>
        <w:t xml:space="preserve"> CLK2 </w:t>
      </w:r>
      <w:r>
        <w:rPr>
          <w:rtl/>
          <w:lang w:bidi="ar-SA"/>
        </w:rPr>
        <w:t>که به‌صورت معکوس یکدیگر عمل می‌کنند</w:t>
      </w:r>
      <w:r>
        <w:rPr>
          <w:rFonts w:hint="cs"/>
          <w:rtl/>
          <w:lang w:bidi="ar-SA"/>
        </w:rPr>
        <w:t>)</w:t>
      </w:r>
      <w:r>
        <w:rPr>
          <w:lang w:bidi="ar-SA"/>
        </w:rPr>
        <w:t xml:space="preserve"> </w:t>
      </w:r>
      <w:r>
        <w:rPr>
          <w:rtl/>
          <w:lang w:bidi="ar-SA"/>
        </w:rPr>
        <w:t>کنترل می‌شوند. استفاده از این ساختار، مزایای مهمی به همراه دارد. مهم‌ترین آن‌ها بهره‌گیری از تکنیک</w:t>
      </w:r>
      <w:r>
        <w:rPr>
          <w:lang w:bidi="ar-SA"/>
        </w:rPr>
        <w:t xml:space="preserve"> [Time Borrowing] </w:t>
      </w:r>
      <w:r>
        <w:rPr>
          <w:rtl/>
          <w:lang w:bidi="ar-SA"/>
        </w:rPr>
        <w:t>است که اجازه می‌دهد یک مرحله از مدار محاسباتی، در صورت نیاز، بخشی از زمان مرحله بعدی را قرض بگیرد. این ویژگی باعث می‌شود مدار بتواند با تاخیرهای متغیر در بلوک‌های مختلف بهتر کنار بیاید و عملکرد پایدارتری داشته باشد</w:t>
      </w:r>
      <w:r>
        <w:rPr>
          <w:lang w:bidi="ar-SA"/>
        </w:rPr>
        <w:t>.</w:t>
      </w:r>
    </w:p>
    <w:p w14:paraId="05A3E51B" w14:textId="77777777">
      <w:pPr>
        <w:rPr>
          <w:lang w:bidi="ar-SA"/>
        </w:rPr>
      </w:pPr>
      <w:r>
        <w:rPr>
          <w:rtl/>
          <w:lang w:bidi="ar-SA"/>
        </w:rPr>
        <w:t>از دیگر مزایای این ساختار، افزایش قابل توجه فرکانس کاری است. در واقع، تقسیم بار محاسباتی بین سه</w:t>
      </w:r>
      <w:r>
        <w:rPr>
          <w:lang w:bidi="ar-SA"/>
        </w:rPr>
        <w:t xml:space="preserve"> [Latch] </w:t>
      </w:r>
      <w:r>
        <w:rPr>
          <w:rtl/>
          <w:lang w:bidi="ar-SA"/>
        </w:rPr>
        <w:t>باعث می‌شود هر کدام از بلوک‌های محاسباتی تاخیر کمتری تجربه کنند. این موضوع در آزمایش نیز مشاهده شد: فرکانس کاری از مقدار حدودی 1.7 گیگاهرتز در حالت دو</w:t>
      </w:r>
      <w:r>
        <w:rPr>
          <w:lang w:bidi="ar-SA"/>
        </w:rPr>
        <w:t xml:space="preserve"> [Latch]</w:t>
      </w:r>
      <w:r>
        <w:rPr>
          <w:rtl/>
          <w:lang w:bidi="ar-SA"/>
        </w:rPr>
        <w:t>، به حدود 1.8 گیگاهرتز در ساختار سه</w:t>
      </w:r>
      <w:r>
        <w:rPr>
          <w:lang w:bidi="ar-SA"/>
        </w:rPr>
        <w:t xml:space="preserve"> [Latch] </w:t>
      </w:r>
      <w:r>
        <w:rPr>
          <w:rtl/>
          <w:lang w:bidi="ar-SA"/>
        </w:rPr>
        <w:t>افزایش پیدا کرد</w:t>
      </w:r>
      <w:r>
        <w:rPr>
          <w:lang w:bidi="ar-SA"/>
        </w:rPr>
        <w:t>.</w:t>
      </w:r>
    </w:p>
    <w:p w14:paraId="351054A6" w14:textId="2F9ADBA5">
      <w:pPr>
        <w:rPr>
          <w:lang w:bidi="ar-SA"/>
        </w:rPr>
      </w:pPr>
      <w:r>
        <w:rPr>
          <w:rtl/>
          <w:lang w:bidi="ar-SA"/>
        </w:rPr>
        <w:t>همچنین این ساختار باعث توزیع یکنواخت‌تر بار بین مراحل محاسباتی می‌شود و تعادل مناسبی در تاخیرها برقرار می‌کند. برای عملکرد صحیح چنین مداری، باید دقت کرد که</w:t>
      </w:r>
      <w:r>
        <w:rPr>
          <w:lang w:bidi="ar-SA"/>
        </w:rPr>
        <w:t xml:space="preserve"> CLK1 </w:t>
      </w:r>
      <w:r>
        <w:rPr>
          <w:rtl/>
          <w:lang w:bidi="ar-SA"/>
        </w:rPr>
        <w:t>و</w:t>
      </w:r>
      <w:r>
        <w:rPr>
          <w:lang w:bidi="ar-SA"/>
        </w:rPr>
        <w:t xml:space="preserve"> CLK2 </w:t>
      </w:r>
      <w:r>
        <w:rPr>
          <w:rtl/>
          <w:lang w:bidi="ar-SA"/>
        </w:rPr>
        <w:t>مکمل یکدیگر باشند تا</w:t>
      </w:r>
      <w:r>
        <w:rPr>
          <w:lang w:bidi="ar-SA"/>
        </w:rPr>
        <w:t xml:space="preserve"> [Latch]‌</w:t>
      </w:r>
      <w:r>
        <w:rPr>
          <w:rtl/>
          <w:lang w:bidi="ar-SA"/>
        </w:rPr>
        <w:t>ها به ترتیب در حالت شفاف و نگهداری قرار بگیرند و داده‌ها به صورت درست منتقل شوند</w:t>
      </w:r>
      <w:r>
        <w:rPr>
          <w:lang w:bidi="ar-SA"/>
        </w:rPr>
        <w:t>.</w:t>
      </w:r>
    </w:p>
    <w:p w14:paraId="4E8C3F58" w14:textId="77777777">
      <w:pPr>
        <w:rPr>
          <w:lang w:bidi="ar-SA"/>
        </w:rPr>
      </w:pPr>
      <w:r>
        <w:rPr>
          <w:rtl/>
          <w:lang w:bidi="ar-SA"/>
        </w:rPr>
        <w:t xml:space="preserve">بخش </w:t>
      </w:r>
      <w:r>
        <w:rPr>
          <w:rtl/>
        </w:rPr>
        <w:t xml:space="preserve">۷ - </w:t>
      </w:r>
      <w:r>
        <w:rPr>
          <w:rtl/>
          <w:lang w:bidi="ar-SA"/>
        </w:rPr>
        <w:t>بررسی نهایی و نتیجه‌گیری</w:t>
      </w:r>
      <w:r>
        <w:rPr>
          <w:lang w:bidi="ar-SA"/>
        </w:rPr>
        <w:t>:</w:t>
      </w:r>
    </w:p>
    <w:p w14:paraId="7566E10B" w14:textId="77777777">
      <w:pPr>
        <w:rPr>
          <w:lang w:bidi="ar-SA"/>
        </w:rPr>
      </w:pPr>
      <w:r>
        <w:rPr>
          <w:rtl/>
          <w:lang w:bidi="ar-SA"/>
        </w:rPr>
        <w:lastRenderedPageBreak/>
        <w:t>در پایان، با مقایسه نتایج شبیه‌سازی برای ساختارهای مختلف، می‌توان نتیجه گرفت که استفاده از ساختار ترکیبی شامل یک</w:t>
      </w:r>
      <w:r>
        <w:rPr>
          <w:lang w:bidi="ar-SA"/>
        </w:rPr>
        <w:t xml:space="preserve"> [Positive Latch] </w:t>
      </w:r>
      <w:r>
        <w:rPr>
          <w:rtl/>
          <w:lang w:bidi="ar-SA"/>
        </w:rPr>
        <w:t>در ورودی و یک</w:t>
      </w:r>
      <w:r>
        <w:rPr>
          <w:lang w:bidi="ar-SA"/>
        </w:rPr>
        <w:t xml:space="preserve"> [Negative Latch] </w:t>
      </w:r>
      <w:r>
        <w:rPr>
          <w:rtl/>
          <w:lang w:bidi="ar-SA"/>
        </w:rPr>
        <w:t>در خروجی و بهره‌گیری از تکنیک</w:t>
      </w:r>
      <w:r>
        <w:rPr>
          <w:lang w:bidi="ar-SA"/>
        </w:rPr>
        <w:t xml:space="preserve"> [Time Borrowing]</w:t>
      </w:r>
      <w:r>
        <w:rPr>
          <w:rtl/>
          <w:lang w:bidi="ar-SA"/>
        </w:rPr>
        <w:t>، عملکرد بهینه‌ای از نظر فرکانس کاری و پایداری مدار به همراه دارد. این ساختار علاوه‌بر کاهش تاخیر کلی، امکان اجرای مطمئن‌تر مدار محاسباتی را فراهم می‌کند، حتی زمانی‌که برخی از بخش‌ها دچار تاخیر جزئی می‌شوند</w:t>
      </w:r>
      <w:r>
        <w:rPr>
          <w:lang w:bidi="ar-SA"/>
        </w:rPr>
        <w:t>.</w:t>
      </w:r>
    </w:p>
    <w:p w14:paraId="06D4472E" w14:textId="77777777">
      <w:pPr>
        <w:rPr>
          <w:lang w:bidi="ar-SA"/>
        </w:rPr>
      </w:pPr>
      <w:r>
        <w:rPr>
          <w:rtl/>
          <w:lang w:bidi="ar-SA"/>
        </w:rPr>
        <w:t>همچنین، در حالت استفاده از سه</w:t>
      </w:r>
      <w:r>
        <w:rPr>
          <w:lang w:bidi="ar-SA"/>
        </w:rPr>
        <w:t xml:space="preserve"> [Latch]</w:t>
      </w:r>
      <w:r>
        <w:rPr>
          <w:rtl/>
          <w:lang w:bidi="ar-SA"/>
        </w:rPr>
        <w:t>، اگرچه مدار پیچیده‌تر می‌شود، ولی امکان تنظیم و توزیع بهتر زمان‌ها بین بخش‌ها فراهم است و در صورتی که هر مرحله محاسباتی به‌موقع آماده نباشد، می‌توان از زمان بخش بعدی قرض گرفت. البته باید توجه داشت که استفاده از</w:t>
      </w:r>
      <w:r>
        <w:rPr>
          <w:lang w:bidi="ar-SA"/>
        </w:rPr>
        <w:t xml:space="preserve"> [Latch] </w:t>
      </w:r>
      <w:r>
        <w:rPr>
          <w:rtl/>
          <w:lang w:bidi="ar-SA"/>
        </w:rPr>
        <w:t>بیشتر، خود موجب افزایش توان مصرفی و سربار می‌شود، بنابراین باید بین افزایش عملکرد و مصرف منابع تعادل برقرار کرد</w:t>
      </w:r>
      <w:r>
        <w:rPr>
          <w:lang w:bidi="ar-SA"/>
        </w:rPr>
        <w:t>.</w:t>
      </w:r>
    </w:p>
    <w:p w14:paraId="18BB5DA5" w14:textId="77777777">
      <w:pPr>
        <w:rPr>
          <w:lang w:bidi="ar-SA"/>
        </w:rPr>
      </w:pPr>
      <w:r>
        <w:rPr>
          <w:rtl/>
          <w:lang w:bidi="ar-SA"/>
        </w:rPr>
        <w:t>در مجموع، شبیه‌سازی‌ها نشان می‌دهند که با طراحی صحیح و استفاده از تکنیک‌هایی مانند</w:t>
      </w:r>
      <w:r>
        <w:rPr>
          <w:lang w:bidi="ar-SA"/>
        </w:rPr>
        <w:t xml:space="preserve"> [Time Borrowing] </w:t>
      </w:r>
      <w:r>
        <w:rPr>
          <w:rtl/>
          <w:lang w:bidi="ar-SA"/>
        </w:rPr>
        <w:t>و ترکیب مناسب کلاک‌ها، می‌توان به ساختاری با کارایی بالا و فرکانس کاری بیشتر دست یافت، بدون آن‌که از لحاظ پایداری یا زمان‌بندی دچار اختلال شویم</w:t>
      </w:r>
      <w:r>
        <w:rPr>
          <w:lang w:bidi="ar-SA"/>
        </w:rPr>
        <w:t>.</w:t>
      </w:r>
    </w:p>
    <w:p w14:paraId="3837EC59" w14:textId="77777777"/>
    <w:p w14:paraId="69B22C53" w14:textId="38D92FD2">
      <w:pPr>
        <w:jc w:val="center"/>
        <w:rPr>
          <w:rFonts w:hint="cs"/>
          <w:rtl/>
        </w:rPr>
      </w:pPr>
    </w:p>
    <w:sectPr>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1284F" w14:textId="77777777">
      <w:pPr>
        <w:spacing w:after="0" w:line="240" w:lineRule="auto"/>
      </w:pPr>
      <w:r>
        <w:separator/>
      </w:r>
    </w:p>
  </w:endnote>
  <w:endnote w:type="continuationSeparator" w:id="0">
    <w:p w14:paraId="3C82418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ranNastaliq">
    <w:panose1 w:val="02020505000000020003"/>
    <w:charset w:val="00"/>
    <w:family w:val="roman"/>
    <w:pitch w:val="variable"/>
    <w:sig w:usb0="61002A87" w:usb1="80000000" w:usb2="00000008" w:usb3="00000000" w:csb0="000101FF" w:csb1="00000000"/>
  </w:font>
  <w:font w:name="Cambria Math">
    <w:panose1 w:val="02040503050406030204"/>
    <w:charset w:val="00"/>
    <w:family w:val="roman"/>
    <w:pitch w:val="variable"/>
    <w:sig w:usb0="E00006FF" w:usb1="420024FF" w:usb2="02000000" w:usb3="00000000" w:csb0="0000019F" w:csb1="00000000"/>
  </w:font>
  <w:font w:name="Vazirmatn">
    <w:altName w:val="Arial"/>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552740869"/>
      <w:docPartObj>
        <w:docPartGallery w:val="Page Numbers (Bottom of Page)"/>
        <w:docPartUnique/>
      </w:docPartObj>
    </w:sdtPr>
    <w:sdtEndPr>
      <w:rPr>
        <w:noProof/>
      </w:rPr>
    </w:sdtEndPr>
    <w:sdtContent>
      <w:p w14:paraId="21D1600D"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5E9BC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BB94D" w14:textId="77777777">
      <w:pPr>
        <w:spacing w:after="0" w:line="240" w:lineRule="auto"/>
      </w:pPr>
      <w:r>
        <w:separator/>
      </w:r>
    </w:p>
  </w:footnote>
  <w:footnote w:type="continuationSeparator" w:id="0">
    <w:p w14:paraId="3D72006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46DD"/>
    <w:multiLevelType w:val="multilevel"/>
    <w:tmpl w:val="9B348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12154"/>
    <w:multiLevelType w:val="multilevel"/>
    <w:tmpl w:val="88F8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F0EF8"/>
    <w:multiLevelType w:val="multilevel"/>
    <w:tmpl w:val="F1D40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30038"/>
    <w:multiLevelType w:val="multilevel"/>
    <w:tmpl w:val="1476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96927"/>
    <w:multiLevelType w:val="hybridMultilevel"/>
    <w:tmpl w:val="83908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2B74B7"/>
    <w:multiLevelType w:val="hybridMultilevel"/>
    <w:tmpl w:val="C7AA48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1079EE"/>
    <w:multiLevelType w:val="hybridMultilevel"/>
    <w:tmpl w:val="E168F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552C48"/>
    <w:multiLevelType w:val="multilevel"/>
    <w:tmpl w:val="E060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17877"/>
    <w:multiLevelType w:val="hybridMultilevel"/>
    <w:tmpl w:val="9F5E63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606173"/>
    <w:multiLevelType w:val="multilevel"/>
    <w:tmpl w:val="69E4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8"/>
  </w:num>
  <w:num w:numId="4">
    <w:abstractNumId w:val="5"/>
  </w:num>
  <w:num w:numId="5">
    <w:abstractNumId w:val="2"/>
  </w:num>
  <w:num w:numId="6">
    <w:abstractNumId w:val="9"/>
  </w:num>
  <w:num w:numId="7">
    <w:abstractNumId w:val="3"/>
  </w:num>
  <w:num w:numId="8">
    <w:abstractNumId w:val="1"/>
  </w:num>
  <w:num w:numId="9">
    <w:abstractNumId w:val="0"/>
  </w:num>
  <w:num w:numId="1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hsa abarghani">
    <w15:presenceInfo w15:providerId="Windows Live" w15:userId="3ca013ad048078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4FE"/>
    <w:rsid w:val="00011642"/>
    <w:rsid w:val="00032DE8"/>
    <w:rsid w:val="00043171"/>
    <w:rsid w:val="000B1A7B"/>
    <w:rsid w:val="00136CFE"/>
    <w:rsid w:val="0017006B"/>
    <w:rsid w:val="001942CA"/>
    <w:rsid w:val="001C5166"/>
    <w:rsid w:val="001C717A"/>
    <w:rsid w:val="002764FE"/>
    <w:rsid w:val="00296B47"/>
    <w:rsid w:val="002B6DA9"/>
    <w:rsid w:val="002F7991"/>
    <w:rsid w:val="0034705F"/>
    <w:rsid w:val="0037545C"/>
    <w:rsid w:val="00411A52"/>
    <w:rsid w:val="004C26B3"/>
    <w:rsid w:val="004E5139"/>
    <w:rsid w:val="00531844"/>
    <w:rsid w:val="0055426D"/>
    <w:rsid w:val="00564E12"/>
    <w:rsid w:val="006410AB"/>
    <w:rsid w:val="006A052F"/>
    <w:rsid w:val="006F5624"/>
    <w:rsid w:val="00701996"/>
    <w:rsid w:val="00723356"/>
    <w:rsid w:val="00786CC3"/>
    <w:rsid w:val="007E0846"/>
    <w:rsid w:val="007E08FD"/>
    <w:rsid w:val="008052BF"/>
    <w:rsid w:val="0086426B"/>
    <w:rsid w:val="00897316"/>
    <w:rsid w:val="00932AD4"/>
    <w:rsid w:val="0094307D"/>
    <w:rsid w:val="009512AB"/>
    <w:rsid w:val="009B7F09"/>
    <w:rsid w:val="00A1060C"/>
    <w:rsid w:val="00A17AE6"/>
    <w:rsid w:val="00A61BAF"/>
    <w:rsid w:val="00AB19C8"/>
    <w:rsid w:val="00AD7CA8"/>
    <w:rsid w:val="00AF48E1"/>
    <w:rsid w:val="00B06ACD"/>
    <w:rsid w:val="00B1661E"/>
    <w:rsid w:val="00BC3165"/>
    <w:rsid w:val="00BC3701"/>
    <w:rsid w:val="00C548BD"/>
    <w:rsid w:val="00C74340"/>
    <w:rsid w:val="00C9577B"/>
    <w:rsid w:val="00CB710B"/>
    <w:rsid w:val="00D0340A"/>
    <w:rsid w:val="00D271DA"/>
    <w:rsid w:val="00D63412"/>
    <w:rsid w:val="00D7556B"/>
    <w:rsid w:val="00E32521"/>
    <w:rsid w:val="00E870B9"/>
    <w:rsid w:val="00ED5CC8"/>
    <w:rsid w:val="00F1045C"/>
    <w:rsid w:val="00F7786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5F17C"/>
  <w15:chartTrackingRefBased/>
  <w15:docId w15:val="{685F72F7-ADC7-4894-9A5F-D2089FE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Nazanin"/>
        <w:sz w:val="24"/>
        <w:szCs w:val="24"/>
        <w:lang w:val="en-US" w:eastAsia="en-US" w:bidi="fa-IR"/>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07D"/>
  </w:style>
  <w:style w:type="paragraph" w:styleId="Heading1">
    <w:name w:val="heading 1"/>
    <w:basedOn w:val="Normal"/>
    <w:next w:val="Normal"/>
    <w:link w:val="Heading1Char"/>
    <w:uiPriority w:val="9"/>
    <w:qFormat/>
    <w:rsid w:val="002764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233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74340"/>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2764FE"/>
    <w:pPr>
      <w:bidi w:val="0"/>
      <w:spacing w:after="0" w:line="240" w:lineRule="auto"/>
    </w:pPr>
    <w:rPr>
      <w:rFonts w:ascii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764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64FE"/>
  </w:style>
  <w:style w:type="character" w:customStyle="1" w:styleId="Heading1Char">
    <w:name w:val="Heading 1 Char"/>
    <w:basedOn w:val="DefaultParagraphFont"/>
    <w:link w:val="Heading1"/>
    <w:uiPriority w:val="9"/>
    <w:rsid w:val="002764F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764FE"/>
    <w:pPr>
      <w:bidi w:val="0"/>
      <w:outlineLvl w:val="9"/>
    </w:pPr>
    <w:rPr>
      <w:lang w:bidi="ar-SA"/>
    </w:rPr>
  </w:style>
  <w:style w:type="table" w:styleId="TableGrid">
    <w:name w:val="Table Grid"/>
    <w:basedOn w:val="TableNormal"/>
    <w:uiPriority w:val="39"/>
    <w:rsid w:val="002764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1642"/>
    <w:pPr>
      <w:ind w:left="720"/>
      <w:contextualSpacing/>
    </w:pPr>
  </w:style>
  <w:style w:type="character" w:styleId="HTMLCode">
    <w:name w:val="HTML Code"/>
    <w:basedOn w:val="DefaultParagraphFont"/>
    <w:uiPriority w:val="99"/>
    <w:semiHidden/>
    <w:unhideWhenUsed/>
    <w:rsid w:val="00E32521"/>
    <w:rPr>
      <w:rFonts w:ascii="Courier New" w:eastAsia="Times New Roman" w:hAnsi="Courier New" w:cs="Courier New"/>
      <w:sz w:val="20"/>
      <w:szCs w:val="20"/>
    </w:rPr>
  </w:style>
  <w:style w:type="table" w:styleId="GridTable1Light">
    <w:name w:val="Grid Table 1 Light"/>
    <w:basedOn w:val="TableNormal"/>
    <w:uiPriority w:val="46"/>
    <w:rsid w:val="00E3252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723356"/>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6F5624"/>
    <w:pPr>
      <w:spacing w:after="100"/>
    </w:pPr>
  </w:style>
  <w:style w:type="paragraph" w:styleId="TOC2">
    <w:name w:val="toc 2"/>
    <w:basedOn w:val="Normal"/>
    <w:next w:val="Normal"/>
    <w:autoRedefine/>
    <w:uiPriority w:val="39"/>
    <w:unhideWhenUsed/>
    <w:rsid w:val="006F5624"/>
    <w:pPr>
      <w:spacing w:after="100"/>
      <w:ind w:left="240"/>
    </w:pPr>
  </w:style>
  <w:style w:type="character" w:styleId="Hyperlink">
    <w:name w:val="Hyperlink"/>
    <w:basedOn w:val="DefaultParagraphFont"/>
    <w:uiPriority w:val="99"/>
    <w:unhideWhenUsed/>
    <w:rsid w:val="006F5624"/>
    <w:rPr>
      <w:color w:val="0563C1" w:themeColor="hyperlink"/>
      <w:u w:val="single"/>
    </w:rPr>
  </w:style>
  <w:style w:type="paragraph" w:styleId="NormalWeb">
    <w:name w:val="Normal (Web)"/>
    <w:basedOn w:val="Normal"/>
    <w:uiPriority w:val="99"/>
    <w:unhideWhenUsed/>
    <w:rsid w:val="00BC3165"/>
    <w:pPr>
      <w:bidi w:val="0"/>
      <w:spacing w:before="100" w:beforeAutospacing="1" w:after="100" w:afterAutospacing="1" w:line="240" w:lineRule="auto"/>
    </w:pPr>
    <w:rPr>
      <w:rFonts w:eastAsia="Times New Roman" w:cs="Times New Roman"/>
      <w:lang w:bidi="ar-SA"/>
    </w:rPr>
  </w:style>
  <w:style w:type="character" w:customStyle="1" w:styleId="Heading3Char">
    <w:name w:val="Heading 3 Char"/>
    <w:basedOn w:val="DefaultParagraphFont"/>
    <w:link w:val="Heading3"/>
    <w:uiPriority w:val="9"/>
    <w:semiHidden/>
    <w:rsid w:val="00C74340"/>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C74340"/>
    <w:rPr>
      <w:b/>
      <w:bCs/>
    </w:rPr>
  </w:style>
  <w:style w:type="character" w:customStyle="1" w:styleId="katex-mathml">
    <w:name w:val="katex-mathml"/>
    <w:basedOn w:val="DefaultParagraphFont"/>
    <w:rsid w:val="00C74340"/>
  </w:style>
  <w:style w:type="character" w:customStyle="1" w:styleId="mord">
    <w:name w:val="mord"/>
    <w:basedOn w:val="DefaultParagraphFont"/>
    <w:rsid w:val="00C74340"/>
  </w:style>
  <w:style w:type="character" w:customStyle="1" w:styleId="vlist-s">
    <w:name w:val="vlist-s"/>
    <w:basedOn w:val="DefaultParagraphFont"/>
    <w:rsid w:val="00C74340"/>
  </w:style>
  <w:style w:type="character" w:customStyle="1" w:styleId="mrel">
    <w:name w:val="mrel"/>
    <w:basedOn w:val="DefaultParagraphFont"/>
    <w:rsid w:val="00C74340"/>
  </w:style>
  <w:style w:type="character" w:customStyle="1" w:styleId="mbin">
    <w:name w:val="mbin"/>
    <w:basedOn w:val="DefaultParagraphFont"/>
    <w:rsid w:val="00C74340"/>
  </w:style>
  <w:style w:type="character" w:customStyle="1" w:styleId="mtight">
    <w:name w:val="mtight"/>
    <w:basedOn w:val="DefaultParagraphFont"/>
    <w:rsid w:val="00C74340"/>
  </w:style>
  <w:style w:type="character" w:customStyle="1" w:styleId="mpunct">
    <w:name w:val="mpunct"/>
    <w:basedOn w:val="DefaultParagraphFont"/>
    <w:rsid w:val="00C74340"/>
  </w:style>
  <w:style w:type="character" w:customStyle="1" w:styleId="katex">
    <w:name w:val="katex"/>
    <w:basedOn w:val="DefaultParagraphFont"/>
    <w:rsid w:val="009512AB"/>
  </w:style>
  <w:style w:type="paragraph" w:styleId="HTMLPreformatted">
    <w:name w:val="HTML Preformatted"/>
    <w:basedOn w:val="Normal"/>
    <w:link w:val="HTMLPreformattedChar"/>
    <w:uiPriority w:val="99"/>
    <w:semiHidden/>
    <w:unhideWhenUsed/>
    <w:rsid w:val="00951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9512AB"/>
    <w:rPr>
      <w:rFonts w:ascii="Courier New" w:eastAsia="Times New Roman" w:hAnsi="Courier New" w:cs="Courier New"/>
      <w:sz w:val="20"/>
      <w:szCs w:val="20"/>
      <w:lang w:bidi="ar-SA"/>
    </w:rPr>
  </w:style>
  <w:style w:type="paragraph" w:styleId="NoSpacing">
    <w:name w:val="No Spacing"/>
    <w:uiPriority w:val="1"/>
    <w:qFormat/>
    <w:rsid w:val="0034705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2720">
      <w:bodyDiv w:val="1"/>
      <w:marLeft w:val="0"/>
      <w:marRight w:val="0"/>
      <w:marTop w:val="0"/>
      <w:marBottom w:val="0"/>
      <w:divBdr>
        <w:top w:val="none" w:sz="0" w:space="0" w:color="auto"/>
        <w:left w:val="none" w:sz="0" w:space="0" w:color="auto"/>
        <w:bottom w:val="none" w:sz="0" w:space="0" w:color="auto"/>
        <w:right w:val="none" w:sz="0" w:space="0" w:color="auto"/>
      </w:divBdr>
    </w:div>
    <w:div w:id="6371804">
      <w:bodyDiv w:val="1"/>
      <w:marLeft w:val="0"/>
      <w:marRight w:val="0"/>
      <w:marTop w:val="0"/>
      <w:marBottom w:val="0"/>
      <w:divBdr>
        <w:top w:val="none" w:sz="0" w:space="0" w:color="auto"/>
        <w:left w:val="none" w:sz="0" w:space="0" w:color="auto"/>
        <w:bottom w:val="none" w:sz="0" w:space="0" w:color="auto"/>
        <w:right w:val="none" w:sz="0" w:space="0" w:color="auto"/>
      </w:divBdr>
    </w:div>
    <w:div w:id="17128902">
      <w:bodyDiv w:val="1"/>
      <w:marLeft w:val="0"/>
      <w:marRight w:val="0"/>
      <w:marTop w:val="0"/>
      <w:marBottom w:val="0"/>
      <w:divBdr>
        <w:top w:val="none" w:sz="0" w:space="0" w:color="auto"/>
        <w:left w:val="none" w:sz="0" w:space="0" w:color="auto"/>
        <w:bottom w:val="none" w:sz="0" w:space="0" w:color="auto"/>
        <w:right w:val="none" w:sz="0" w:space="0" w:color="auto"/>
      </w:divBdr>
    </w:div>
    <w:div w:id="96098598">
      <w:bodyDiv w:val="1"/>
      <w:marLeft w:val="0"/>
      <w:marRight w:val="0"/>
      <w:marTop w:val="0"/>
      <w:marBottom w:val="0"/>
      <w:divBdr>
        <w:top w:val="none" w:sz="0" w:space="0" w:color="auto"/>
        <w:left w:val="none" w:sz="0" w:space="0" w:color="auto"/>
        <w:bottom w:val="none" w:sz="0" w:space="0" w:color="auto"/>
        <w:right w:val="none" w:sz="0" w:space="0" w:color="auto"/>
      </w:divBdr>
    </w:div>
    <w:div w:id="159807407">
      <w:bodyDiv w:val="1"/>
      <w:marLeft w:val="0"/>
      <w:marRight w:val="0"/>
      <w:marTop w:val="0"/>
      <w:marBottom w:val="0"/>
      <w:divBdr>
        <w:top w:val="none" w:sz="0" w:space="0" w:color="auto"/>
        <w:left w:val="none" w:sz="0" w:space="0" w:color="auto"/>
        <w:bottom w:val="none" w:sz="0" w:space="0" w:color="auto"/>
        <w:right w:val="none" w:sz="0" w:space="0" w:color="auto"/>
      </w:divBdr>
    </w:div>
    <w:div w:id="207230832">
      <w:bodyDiv w:val="1"/>
      <w:marLeft w:val="0"/>
      <w:marRight w:val="0"/>
      <w:marTop w:val="0"/>
      <w:marBottom w:val="0"/>
      <w:divBdr>
        <w:top w:val="none" w:sz="0" w:space="0" w:color="auto"/>
        <w:left w:val="none" w:sz="0" w:space="0" w:color="auto"/>
        <w:bottom w:val="none" w:sz="0" w:space="0" w:color="auto"/>
        <w:right w:val="none" w:sz="0" w:space="0" w:color="auto"/>
      </w:divBdr>
    </w:div>
    <w:div w:id="226041781">
      <w:bodyDiv w:val="1"/>
      <w:marLeft w:val="0"/>
      <w:marRight w:val="0"/>
      <w:marTop w:val="0"/>
      <w:marBottom w:val="0"/>
      <w:divBdr>
        <w:top w:val="none" w:sz="0" w:space="0" w:color="auto"/>
        <w:left w:val="none" w:sz="0" w:space="0" w:color="auto"/>
        <w:bottom w:val="none" w:sz="0" w:space="0" w:color="auto"/>
        <w:right w:val="none" w:sz="0" w:space="0" w:color="auto"/>
      </w:divBdr>
    </w:div>
    <w:div w:id="266500843">
      <w:bodyDiv w:val="1"/>
      <w:marLeft w:val="0"/>
      <w:marRight w:val="0"/>
      <w:marTop w:val="0"/>
      <w:marBottom w:val="0"/>
      <w:divBdr>
        <w:top w:val="none" w:sz="0" w:space="0" w:color="auto"/>
        <w:left w:val="none" w:sz="0" w:space="0" w:color="auto"/>
        <w:bottom w:val="none" w:sz="0" w:space="0" w:color="auto"/>
        <w:right w:val="none" w:sz="0" w:space="0" w:color="auto"/>
      </w:divBdr>
    </w:div>
    <w:div w:id="305816098">
      <w:bodyDiv w:val="1"/>
      <w:marLeft w:val="0"/>
      <w:marRight w:val="0"/>
      <w:marTop w:val="0"/>
      <w:marBottom w:val="0"/>
      <w:divBdr>
        <w:top w:val="none" w:sz="0" w:space="0" w:color="auto"/>
        <w:left w:val="none" w:sz="0" w:space="0" w:color="auto"/>
        <w:bottom w:val="none" w:sz="0" w:space="0" w:color="auto"/>
        <w:right w:val="none" w:sz="0" w:space="0" w:color="auto"/>
      </w:divBdr>
    </w:div>
    <w:div w:id="379520821">
      <w:bodyDiv w:val="1"/>
      <w:marLeft w:val="0"/>
      <w:marRight w:val="0"/>
      <w:marTop w:val="0"/>
      <w:marBottom w:val="0"/>
      <w:divBdr>
        <w:top w:val="none" w:sz="0" w:space="0" w:color="auto"/>
        <w:left w:val="none" w:sz="0" w:space="0" w:color="auto"/>
        <w:bottom w:val="none" w:sz="0" w:space="0" w:color="auto"/>
        <w:right w:val="none" w:sz="0" w:space="0" w:color="auto"/>
      </w:divBdr>
    </w:div>
    <w:div w:id="442652387">
      <w:bodyDiv w:val="1"/>
      <w:marLeft w:val="0"/>
      <w:marRight w:val="0"/>
      <w:marTop w:val="0"/>
      <w:marBottom w:val="0"/>
      <w:divBdr>
        <w:top w:val="none" w:sz="0" w:space="0" w:color="auto"/>
        <w:left w:val="none" w:sz="0" w:space="0" w:color="auto"/>
        <w:bottom w:val="none" w:sz="0" w:space="0" w:color="auto"/>
        <w:right w:val="none" w:sz="0" w:space="0" w:color="auto"/>
      </w:divBdr>
    </w:div>
    <w:div w:id="447507148">
      <w:bodyDiv w:val="1"/>
      <w:marLeft w:val="0"/>
      <w:marRight w:val="0"/>
      <w:marTop w:val="0"/>
      <w:marBottom w:val="0"/>
      <w:divBdr>
        <w:top w:val="none" w:sz="0" w:space="0" w:color="auto"/>
        <w:left w:val="none" w:sz="0" w:space="0" w:color="auto"/>
        <w:bottom w:val="none" w:sz="0" w:space="0" w:color="auto"/>
        <w:right w:val="none" w:sz="0" w:space="0" w:color="auto"/>
      </w:divBdr>
    </w:div>
    <w:div w:id="515114122">
      <w:bodyDiv w:val="1"/>
      <w:marLeft w:val="0"/>
      <w:marRight w:val="0"/>
      <w:marTop w:val="0"/>
      <w:marBottom w:val="0"/>
      <w:divBdr>
        <w:top w:val="none" w:sz="0" w:space="0" w:color="auto"/>
        <w:left w:val="none" w:sz="0" w:space="0" w:color="auto"/>
        <w:bottom w:val="none" w:sz="0" w:space="0" w:color="auto"/>
        <w:right w:val="none" w:sz="0" w:space="0" w:color="auto"/>
      </w:divBdr>
    </w:div>
    <w:div w:id="542450244">
      <w:bodyDiv w:val="1"/>
      <w:marLeft w:val="0"/>
      <w:marRight w:val="0"/>
      <w:marTop w:val="0"/>
      <w:marBottom w:val="0"/>
      <w:divBdr>
        <w:top w:val="none" w:sz="0" w:space="0" w:color="auto"/>
        <w:left w:val="none" w:sz="0" w:space="0" w:color="auto"/>
        <w:bottom w:val="none" w:sz="0" w:space="0" w:color="auto"/>
        <w:right w:val="none" w:sz="0" w:space="0" w:color="auto"/>
      </w:divBdr>
    </w:div>
    <w:div w:id="569586379">
      <w:bodyDiv w:val="1"/>
      <w:marLeft w:val="0"/>
      <w:marRight w:val="0"/>
      <w:marTop w:val="0"/>
      <w:marBottom w:val="0"/>
      <w:divBdr>
        <w:top w:val="none" w:sz="0" w:space="0" w:color="auto"/>
        <w:left w:val="none" w:sz="0" w:space="0" w:color="auto"/>
        <w:bottom w:val="none" w:sz="0" w:space="0" w:color="auto"/>
        <w:right w:val="none" w:sz="0" w:space="0" w:color="auto"/>
      </w:divBdr>
    </w:div>
    <w:div w:id="621158624">
      <w:bodyDiv w:val="1"/>
      <w:marLeft w:val="0"/>
      <w:marRight w:val="0"/>
      <w:marTop w:val="0"/>
      <w:marBottom w:val="0"/>
      <w:divBdr>
        <w:top w:val="none" w:sz="0" w:space="0" w:color="auto"/>
        <w:left w:val="none" w:sz="0" w:space="0" w:color="auto"/>
        <w:bottom w:val="none" w:sz="0" w:space="0" w:color="auto"/>
        <w:right w:val="none" w:sz="0" w:space="0" w:color="auto"/>
      </w:divBdr>
    </w:div>
    <w:div w:id="662050559">
      <w:bodyDiv w:val="1"/>
      <w:marLeft w:val="0"/>
      <w:marRight w:val="0"/>
      <w:marTop w:val="0"/>
      <w:marBottom w:val="0"/>
      <w:divBdr>
        <w:top w:val="none" w:sz="0" w:space="0" w:color="auto"/>
        <w:left w:val="none" w:sz="0" w:space="0" w:color="auto"/>
        <w:bottom w:val="none" w:sz="0" w:space="0" w:color="auto"/>
        <w:right w:val="none" w:sz="0" w:space="0" w:color="auto"/>
      </w:divBdr>
    </w:div>
    <w:div w:id="668945801">
      <w:bodyDiv w:val="1"/>
      <w:marLeft w:val="0"/>
      <w:marRight w:val="0"/>
      <w:marTop w:val="0"/>
      <w:marBottom w:val="0"/>
      <w:divBdr>
        <w:top w:val="none" w:sz="0" w:space="0" w:color="auto"/>
        <w:left w:val="none" w:sz="0" w:space="0" w:color="auto"/>
        <w:bottom w:val="none" w:sz="0" w:space="0" w:color="auto"/>
        <w:right w:val="none" w:sz="0" w:space="0" w:color="auto"/>
      </w:divBdr>
    </w:div>
    <w:div w:id="692461378">
      <w:bodyDiv w:val="1"/>
      <w:marLeft w:val="0"/>
      <w:marRight w:val="0"/>
      <w:marTop w:val="0"/>
      <w:marBottom w:val="0"/>
      <w:divBdr>
        <w:top w:val="none" w:sz="0" w:space="0" w:color="auto"/>
        <w:left w:val="none" w:sz="0" w:space="0" w:color="auto"/>
        <w:bottom w:val="none" w:sz="0" w:space="0" w:color="auto"/>
        <w:right w:val="none" w:sz="0" w:space="0" w:color="auto"/>
      </w:divBdr>
    </w:div>
    <w:div w:id="708797928">
      <w:bodyDiv w:val="1"/>
      <w:marLeft w:val="0"/>
      <w:marRight w:val="0"/>
      <w:marTop w:val="0"/>
      <w:marBottom w:val="0"/>
      <w:divBdr>
        <w:top w:val="none" w:sz="0" w:space="0" w:color="auto"/>
        <w:left w:val="none" w:sz="0" w:space="0" w:color="auto"/>
        <w:bottom w:val="none" w:sz="0" w:space="0" w:color="auto"/>
        <w:right w:val="none" w:sz="0" w:space="0" w:color="auto"/>
      </w:divBdr>
      <w:divsChild>
        <w:div w:id="800609334">
          <w:marLeft w:val="0"/>
          <w:marRight w:val="0"/>
          <w:marTop w:val="0"/>
          <w:marBottom w:val="0"/>
          <w:divBdr>
            <w:top w:val="none" w:sz="0" w:space="0" w:color="auto"/>
            <w:left w:val="none" w:sz="0" w:space="0" w:color="auto"/>
            <w:bottom w:val="none" w:sz="0" w:space="0" w:color="auto"/>
            <w:right w:val="none" w:sz="0" w:space="0" w:color="auto"/>
          </w:divBdr>
          <w:divsChild>
            <w:div w:id="650331887">
              <w:marLeft w:val="0"/>
              <w:marRight w:val="0"/>
              <w:marTop w:val="0"/>
              <w:marBottom w:val="0"/>
              <w:divBdr>
                <w:top w:val="none" w:sz="0" w:space="0" w:color="auto"/>
                <w:left w:val="none" w:sz="0" w:space="0" w:color="auto"/>
                <w:bottom w:val="none" w:sz="0" w:space="0" w:color="auto"/>
                <w:right w:val="none" w:sz="0" w:space="0" w:color="auto"/>
              </w:divBdr>
            </w:div>
            <w:div w:id="1012803134">
              <w:marLeft w:val="0"/>
              <w:marRight w:val="0"/>
              <w:marTop w:val="0"/>
              <w:marBottom w:val="0"/>
              <w:divBdr>
                <w:top w:val="none" w:sz="0" w:space="0" w:color="auto"/>
                <w:left w:val="none" w:sz="0" w:space="0" w:color="auto"/>
                <w:bottom w:val="none" w:sz="0" w:space="0" w:color="auto"/>
                <w:right w:val="none" w:sz="0" w:space="0" w:color="auto"/>
              </w:divBdr>
              <w:divsChild>
                <w:div w:id="489520992">
                  <w:marLeft w:val="0"/>
                  <w:marRight w:val="0"/>
                  <w:marTop w:val="0"/>
                  <w:marBottom w:val="0"/>
                  <w:divBdr>
                    <w:top w:val="none" w:sz="0" w:space="0" w:color="auto"/>
                    <w:left w:val="none" w:sz="0" w:space="0" w:color="auto"/>
                    <w:bottom w:val="none" w:sz="0" w:space="0" w:color="auto"/>
                    <w:right w:val="none" w:sz="0" w:space="0" w:color="auto"/>
                  </w:divBdr>
                  <w:divsChild>
                    <w:div w:id="153951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914641">
      <w:bodyDiv w:val="1"/>
      <w:marLeft w:val="0"/>
      <w:marRight w:val="0"/>
      <w:marTop w:val="0"/>
      <w:marBottom w:val="0"/>
      <w:divBdr>
        <w:top w:val="none" w:sz="0" w:space="0" w:color="auto"/>
        <w:left w:val="none" w:sz="0" w:space="0" w:color="auto"/>
        <w:bottom w:val="none" w:sz="0" w:space="0" w:color="auto"/>
        <w:right w:val="none" w:sz="0" w:space="0" w:color="auto"/>
      </w:divBdr>
    </w:div>
    <w:div w:id="762606525">
      <w:bodyDiv w:val="1"/>
      <w:marLeft w:val="0"/>
      <w:marRight w:val="0"/>
      <w:marTop w:val="0"/>
      <w:marBottom w:val="0"/>
      <w:divBdr>
        <w:top w:val="none" w:sz="0" w:space="0" w:color="auto"/>
        <w:left w:val="none" w:sz="0" w:space="0" w:color="auto"/>
        <w:bottom w:val="none" w:sz="0" w:space="0" w:color="auto"/>
        <w:right w:val="none" w:sz="0" w:space="0" w:color="auto"/>
      </w:divBdr>
    </w:div>
    <w:div w:id="765074360">
      <w:bodyDiv w:val="1"/>
      <w:marLeft w:val="0"/>
      <w:marRight w:val="0"/>
      <w:marTop w:val="0"/>
      <w:marBottom w:val="0"/>
      <w:divBdr>
        <w:top w:val="none" w:sz="0" w:space="0" w:color="auto"/>
        <w:left w:val="none" w:sz="0" w:space="0" w:color="auto"/>
        <w:bottom w:val="none" w:sz="0" w:space="0" w:color="auto"/>
        <w:right w:val="none" w:sz="0" w:space="0" w:color="auto"/>
      </w:divBdr>
    </w:div>
    <w:div w:id="773356605">
      <w:bodyDiv w:val="1"/>
      <w:marLeft w:val="0"/>
      <w:marRight w:val="0"/>
      <w:marTop w:val="0"/>
      <w:marBottom w:val="0"/>
      <w:divBdr>
        <w:top w:val="none" w:sz="0" w:space="0" w:color="auto"/>
        <w:left w:val="none" w:sz="0" w:space="0" w:color="auto"/>
        <w:bottom w:val="none" w:sz="0" w:space="0" w:color="auto"/>
        <w:right w:val="none" w:sz="0" w:space="0" w:color="auto"/>
      </w:divBdr>
    </w:div>
    <w:div w:id="787627530">
      <w:bodyDiv w:val="1"/>
      <w:marLeft w:val="0"/>
      <w:marRight w:val="0"/>
      <w:marTop w:val="0"/>
      <w:marBottom w:val="0"/>
      <w:divBdr>
        <w:top w:val="none" w:sz="0" w:space="0" w:color="auto"/>
        <w:left w:val="none" w:sz="0" w:space="0" w:color="auto"/>
        <w:bottom w:val="none" w:sz="0" w:space="0" w:color="auto"/>
        <w:right w:val="none" w:sz="0" w:space="0" w:color="auto"/>
      </w:divBdr>
    </w:div>
    <w:div w:id="790512700">
      <w:bodyDiv w:val="1"/>
      <w:marLeft w:val="0"/>
      <w:marRight w:val="0"/>
      <w:marTop w:val="0"/>
      <w:marBottom w:val="0"/>
      <w:divBdr>
        <w:top w:val="none" w:sz="0" w:space="0" w:color="auto"/>
        <w:left w:val="none" w:sz="0" w:space="0" w:color="auto"/>
        <w:bottom w:val="none" w:sz="0" w:space="0" w:color="auto"/>
        <w:right w:val="none" w:sz="0" w:space="0" w:color="auto"/>
      </w:divBdr>
    </w:div>
    <w:div w:id="815537384">
      <w:bodyDiv w:val="1"/>
      <w:marLeft w:val="0"/>
      <w:marRight w:val="0"/>
      <w:marTop w:val="0"/>
      <w:marBottom w:val="0"/>
      <w:divBdr>
        <w:top w:val="none" w:sz="0" w:space="0" w:color="auto"/>
        <w:left w:val="none" w:sz="0" w:space="0" w:color="auto"/>
        <w:bottom w:val="none" w:sz="0" w:space="0" w:color="auto"/>
        <w:right w:val="none" w:sz="0" w:space="0" w:color="auto"/>
      </w:divBdr>
    </w:div>
    <w:div w:id="853036963">
      <w:bodyDiv w:val="1"/>
      <w:marLeft w:val="0"/>
      <w:marRight w:val="0"/>
      <w:marTop w:val="0"/>
      <w:marBottom w:val="0"/>
      <w:divBdr>
        <w:top w:val="none" w:sz="0" w:space="0" w:color="auto"/>
        <w:left w:val="none" w:sz="0" w:space="0" w:color="auto"/>
        <w:bottom w:val="none" w:sz="0" w:space="0" w:color="auto"/>
        <w:right w:val="none" w:sz="0" w:space="0" w:color="auto"/>
      </w:divBdr>
    </w:div>
    <w:div w:id="874074282">
      <w:bodyDiv w:val="1"/>
      <w:marLeft w:val="0"/>
      <w:marRight w:val="0"/>
      <w:marTop w:val="0"/>
      <w:marBottom w:val="0"/>
      <w:divBdr>
        <w:top w:val="none" w:sz="0" w:space="0" w:color="auto"/>
        <w:left w:val="none" w:sz="0" w:space="0" w:color="auto"/>
        <w:bottom w:val="none" w:sz="0" w:space="0" w:color="auto"/>
        <w:right w:val="none" w:sz="0" w:space="0" w:color="auto"/>
      </w:divBdr>
    </w:div>
    <w:div w:id="919481877">
      <w:bodyDiv w:val="1"/>
      <w:marLeft w:val="0"/>
      <w:marRight w:val="0"/>
      <w:marTop w:val="0"/>
      <w:marBottom w:val="0"/>
      <w:divBdr>
        <w:top w:val="none" w:sz="0" w:space="0" w:color="auto"/>
        <w:left w:val="none" w:sz="0" w:space="0" w:color="auto"/>
        <w:bottom w:val="none" w:sz="0" w:space="0" w:color="auto"/>
        <w:right w:val="none" w:sz="0" w:space="0" w:color="auto"/>
      </w:divBdr>
    </w:div>
    <w:div w:id="947395125">
      <w:bodyDiv w:val="1"/>
      <w:marLeft w:val="0"/>
      <w:marRight w:val="0"/>
      <w:marTop w:val="0"/>
      <w:marBottom w:val="0"/>
      <w:divBdr>
        <w:top w:val="none" w:sz="0" w:space="0" w:color="auto"/>
        <w:left w:val="none" w:sz="0" w:space="0" w:color="auto"/>
        <w:bottom w:val="none" w:sz="0" w:space="0" w:color="auto"/>
        <w:right w:val="none" w:sz="0" w:space="0" w:color="auto"/>
      </w:divBdr>
    </w:div>
    <w:div w:id="948202154">
      <w:bodyDiv w:val="1"/>
      <w:marLeft w:val="0"/>
      <w:marRight w:val="0"/>
      <w:marTop w:val="0"/>
      <w:marBottom w:val="0"/>
      <w:divBdr>
        <w:top w:val="none" w:sz="0" w:space="0" w:color="auto"/>
        <w:left w:val="none" w:sz="0" w:space="0" w:color="auto"/>
        <w:bottom w:val="none" w:sz="0" w:space="0" w:color="auto"/>
        <w:right w:val="none" w:sz="0" w:space="0" w:color="auto"/>
      </w:divBdr>
    </w:div>
    <w:div w:id="978222215">
      <w:bodyDiv w:val="1"/>
      <w:marLeft w:val="0"/>
      <w:marRight w:val="0"/>
      <w:marTop w:val="0"/>
      <w:marBottom w:val="0"/>
      <w:divBdr>
        <w:top w:val="none" w:sz="0" w:space="0" w:color="auto"/>
        <w:left w:val="none" w:sz="0" w:space="0" w:color="auto"/>
        <w:bottom w:val="none" w:sz="0" w:space="0" w:color="auto"/>
        <w:right w:val="none" w:sz="0" w:space="0" w:color="auto"/>
      </w:divBdr>
    </w:div>
    <w:div w:id="996415878">
      <w:bodyDiv w:val="1"/>
      <w:marLeft w:val="0"/>
      <w:marRight w:val="0"/>
      <w:marTop w:val="0"/>
      <w:marBottom w:val="0"/>
      <w:divBdr>
        <w:top w:val="none" w:sz="0" w:space="0" w:color="auto"/>
        <w:left w:val="none" w:sz="0" w:space="0" w:color="auto"/>
        <w:bottom w:val="none" w:sz="0" w:space="0" w:color="auto"/>
        <w:right w:val="none" w:sz="0" w:space="0" w:color="auto"/>
      </w:divBdr>
    </w:div>
    <w:div w:id="1055620755">
      <w:bodyDiv w:val="1"/>
      <w:marLeft w:val="0"/>
      <w:marRight w:val="0"/>
      <w:marTop w:val="0"/>
      <w:marBottom w:val="0"/>
      <w:divBdr>
        <w:top w:val="none" w:sz="0" w:space="0" w:color="auto"/>
        <w:left w:val="none" w:sz="0" w:space="0" w:color="auto"/>
        <w:bottom w:val="none" w:sz="0" w:space="0" w:color="auto"/>
        <w:right w:val="none" w:sz="0" w:space="0" w:color="auto"/>
      </w:divBdr>
      <w:divsChild>
        <w:div w:id="1274556147">
          <w:marLeft w:val="0"/>
          <w:marRight w:val="0"/>
          <w:marTop w:val="0"/>
          <w:marBottom w:val="0"/>
          <w:divBdr>
            <w:top w:val="none" w:sz="0" w:space="0" w:color="auto"/>
            <w:left w:val="none" w:sz="0" w:space="0" w:color="auto"/>
            <w:bottom w:val="none" w:sz="0" w:space="0" w:color="auto"/>
            <w:right w:val="none" w:sz="0" w:space="0" w:color="auto"/>
          </w:divBdr>
          <w:divsChild>
            <w:div w:id="976648156">
              <w:marLeft w:val="0"/>
              <w:marRight w:val="0"/>
              <w:marTop w:val="0"/>
              <w:marBottom w:val="0"/>
              <w:divBdr>
                <w:top w:val="none" w:sz="0" w:space="0" w:color="auto"/>
                <w:left w:val="none" w:sz="0" w:space="0" w:color="auto"/>
                <w:bottom w:val="none" w:sz="0" w:space="0" w:color="auto"/>
                <w:right w:val="none" w:sz="0" w:space="0" w:color="auto"/>
              </w:divBdr>
            </w:div>
            <w:div w:id="253974803">
              <w:marLeft w:val="0"/>
              <w:marRight w:val="0"/>
              <w:marTop w:val="0"/>
              <w:marBottom w:val="0"/>
              <w:divBdr>
                <w:top w:val="none" w:sz="0" w:space="0" w:color="auto"/>
                <w:left w:val="none" w:sz="0" w:space="0" w:color="auto"/>
                <w:bottom w:val="none" w:sz="0" w:space="0" w:color="auto"/>
                <w:right w:val="none" w:sz="0" w:space="0" w:color="auto"/>
              </w:divBdr>
              <w:divsChild>
                <w:div w:id="664356215">
                  <w:marLeft w:val="0"/>
                  <w:marRight w:val="0"/>
                  <w:marTop w:val="0"/>
                  <w:marBottom w:val="0"/>
                  <w:divBdr>
                    <w:top w:val="none" w:sz="0" w:space="0" w:color="auto"/>
                    <w:left w:val="none" w:sz="0" w:space="0" w:color="auto"/>
                    <w:bottom w:val="none" w:sz="0" w:space="0" w:color="auto"/>
                    <w:right w:val="none" w:sz="0" w:space="0" w:color="auto"/>
                  </w:divBdr>
                  <w:divsChild>
                    <w:div w:id="190660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591969">
      <w:bodyDiv w:val="1"/>
      <w:marLeft w:val="0"/>
      <w:marRight w:val="0"/>
      <w:marTop w:val="0"/>
      <w:marBottom w:val="0"/>
      <w:divBdr>
        <w:top w:val="none" w:sz="0" w:space="0" w:color="auto"/>
        <w:left w:val="none" w:sz="0" w:space="0" w:color="auto"/>
        <w:bottom w:val="none" w:sz="0" w:space="0" w:color="auto"/>
        <w:right w:val="none" w:sz="0" w:space="0" w:color="auto"/>
      </w:divBdr>
    </w:div>
    <w:div w:id="1226643673">
      <w:bodyDiv w:val="1"/>
      <w:marLeft w:val="0"/>
      <w:marRight w:val="0"/>
      <w:marTop w:val="0"/>
      <w:marBottom w:val="0"/>
      <w:divBdr>
        <w:top w:val="none" w:sz="0" w:space="0" w:color="auto"/>
        <w:left w:val="none" w:sz="0" w:space="0" w:color="auto"/>
        <w:bottom w:val="none" w:sz="0" w:space="0" w:color="auto"/>
        <w:right w:val="none" w:sz="0" w:space="0" w:color="auto"/>
      </w:divBdr>
      <w:divsChild>
        <w:div w:id="744840504">
          <w:marLeft w:val="0"/>
          <w:marRight w:val="0"/>
          <w:marTop w:val="0"/>
          <w:marBottom w:val="0"/>
          <w:divBdr>
            <w:top w:val="none" w:sz="0" w:space="0" w:color="auto"/>
            <w:left w:val="none" w:sz="0" w:space="0" w:color="auto"/>
            <w:bottom w:val="none" w:sz="0" w:space="0" w:color="auto"/>
            <w:right w:val="none" w:sz="0" w:space="0" w:color="auto"/>
          </w:divBdr>
          <w:divsChild>
            <w:div w:id="1387680753">
              <w:marLeft w:val="0"/>
              <w:marRight w:val="0"/>
              <w:marTop w:val="0"/>
              <w:marBottom w:val="0"/>
              <w:divBdr>
                <w:top w:val="none" w:sz="0" w:space="0" w:color="auto"/>
                <w:left w:val="none" w:sz="0" w:space="0" w:color="auto"/>
                <w:bottom w:val="none" w:sz="0" w:space="0" w:color="auto"/>
                <w:right w:val="none" w:sz="0" w:space="0" w:color="auto"/>
              </w:divBdr>
            </w:div>
            <w:div w:id="1036849791">
              <w:marLeft w:val="0"/>
              <w:marRight w:val="0"/>
              <w:marTop w:val="0"/>
              <w:marBottom w:val="0"/>
              <w:divBdr>
                <w:top w:val="none" w:sz="0" w:space="0" w:color="auto"/>
                <w:left w:val="none" w:sz="0" w:space="0" w:color="auto"/>
                <w:bottom w:val="none" w:sz="0" w:space="0" w:color="auto"/>
                <w:right w:val="none" w:sz="0" w:space="0" w:color="auto"/>
              </w:divBdr>
              <w:divsChild>
                <w:div w:id="1696230756">
                  <w:marLeft w:val="0"/>
                  <w:marRight w:val="0"/>
                  <w:marTop w:val="0"/>
                  <w:marBottom w:val="0"/>
                  <w:divBdr>
                    <w:top w:val="none" w:sz="0" w:space="0" w:color="auto"/>
                    <w:left w:val="none" w:sz="0" w:space="0" w:color="auto"/>
                    <w:bottom w:val="none" w:sz="0" w:space="0" w:color="auto"/>
                    <w:right w:val="none" w:sz="0" w:space="0" w:color="auto"/>
                  </w:divBdr>
                  <w:divsChild>
                    <w:div w:id="169622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100570">
      <w:bodyDiv w:val="1"/>
      <w:marLeft w:val="0"/>
      <w:marRight w:val="0"/>
      <w:marTop w:val="0"/>
      <w:marBottom w:val="0"/>
      <w:divBdr>
        <w:top w:val="none" w:sz="0" w:space="0" w:color="auto"/>
        <w:left w:val="none" w:sz="0" w:space="0" w:color="auto"/>
        <w:bottom w:val="none" w:sz="0" w:space="0" w:color="auto"/>
        <w:right w:val="none" w:sz="0" w:space="0" w:color="auto"/>
      </w:divBdr>
    </w:div>
    <w:div w:id="1295402675">
      <w:bodyDiv w:val="1"/>
      <w:marLeft w:val="0"/>
      <w:marRight w:val="0"/>
      <w:marTop w:val="0"/>
      <w:marBottom w:val="0"/>
      <w:divBdr>
        <w:top w:val="none" w:sz="0" w:space="0" w:color="auto"/>
        <w:left w:val="none" w:sz="0" w:space="0" w:color="auto"/>
        <w:bottom w:val="none" w:sz="0" w:space="0" w:color="auto"/>
        <w:right w:val="none" w:sz="0" w:space="0" w:color="auto"/>
      </w:divBdr>
    </w:div>
    <w:div w:id="1387947909">
      <w:bodyDiv w:val="1"/>
      <w:marLeft w:val="0"/>
      <w:marRight w:val="0"/>
      <w:marTop w:val="0"/>
      <w:marBottom w:val="0"/>
      <w:divBdr>
        <w:top w:val="none" w:sz="0" w:space="0" w:color="auto"/>
        <w:left w:val="none" w:sz="0" w:space="0" w:color="auto"/>
        <w:bottom w:val="none" w:sz="0" w:space="0" w:color="auto"/>
        <w:right w:val="none" w:sz="0" w:space="0" w:color="auto"/>
      </w:divBdr>
    </w:div>
    <w:div w:id="1451052325">
      <w:bodyDiv w:val="1"/>
      <w:marLeft w:val="0"/>
      <w:marRight w:val="0"/>
      <w:marTop w:val="0"/>
      <w:marBottom w:val="0"/>
      <w:divBdr>
        <w:top w:val="none" w:sz="0" w:space="0" w:color="auto"/>
        <w:left w:val="none" w:sz="0" w:space="0" w:color="auto"/>
        <w:bottom w:val="none" w:sz="0" w:space="0" w:color="auto"/>
        <w:right w:val="none" w:sz="0" w:space="0" w:color="auto"/>
      </w:divBdr>
    </w:div>
    <w:div w:id="1458722346">
      <w:bodyDiv w:val="1"/>
      <w:marLeft w:val="0"/>
      <w:marRight w:val="0"/>
      <w:marTop w:val="0"/>
      <w:marBottom w:val="0"/>
      <w:divBdr>
        <w:top w:val="none" w:sz="0" w:space="0" w:color="auto"/>
        <w:left w:val="none" w:sz="0" w:space="0" w:color="auto"/>
        <w:bottom w:val="none" w:sz="0" w:space="0" w:color="auto"/>
        <w:right w:val="none" w:sz="0" w:space="0" w:color="auto"/>
      </w:divBdr>
    </w:div>
    <w:div w:id="1475828578">
      <w:bodyDiv w:val="1"/>
      <w:marLeft w:val="0"/>
      <w:marRight w:val="0"/>
      <w:marTop w:val="0"/>
      <w:marBottom w:val="0"/>
      <w:divBdr>
        <w:top w:val="none" w:sz="0" w:space="0" w:color="auto"/>
        <w:left w:val="none" w:sz="0" w:space="0" w:color="auto"/>
        <w:bottom w:val="none" w:sz="0" w:space="0" w:color="auto"/>
        <w:right w:val="none" w:sz="0" w:space="0" w:color="auto"/>
      </w:divBdr>
    </w:div>
    <w:div w:id="1504124882">
      <w:bodyDiv w:val="1"/>
      <w:marLeft w:val="0"/>
      <w:marRight w:val="0"/>
      <w:marTop w:val="0"/>
      <w:marBottom w:val="0"/>
      <w:divBdr>
        <w:top w:val="none" w:sz="0" w:space="0" w:color="auto"/>
        <w:left w:val="none" w:sz="0" w:space="0" w:color="auto"/>
        <w:bottom w:val="none" w:sz="0" w:space="0" w:color="auto"/>
        <w:right w:val="none" w:sz="0" w:space="0" w:color="auto"/>
      </w:divBdr>
    </w:div>
    <w:div w:id="1524512962">
      <w:bodyDiv w:val="1"/>
      <w:marLeft w:val="0"/>
      <w:marRight w:val="0"/>
      <w:marTop w:val="0"/>
      <w:marBottom w:val="0"/>
      <w:divBdr>
        <w:top w:val="none" w:sz="0" w:space="0" w:color="auto"/>
        <w:left w:val="none" w:sz="0" w:space="0" w:color="auto"/>
        <w:bottom w:val="none" w:sz="0" w:space="0" w:color="auto"/>
        <w:right w:val="none" w:sz="0" w:space="0" w:color="auto"/>
      </w:divBdr>
      <w:divsChild>
        <w:div w:id="1829519927">
          <w:marLeft w:val="0"/>
          <w:marRight w:val="0"/>
          <w:marTop w:val="0"/>
          <w:marBottom w:val="0"/>
          <w:divBdr>
            <w:top w:val="none" w:sz="0" w:space="0" w:color="auto"/>
            <w:left w:val="none" w:sz="0" w:space="0" w:color="auto"/>
            <w:bottom w:val="none" w:sz="0" w:space="0" w:color="auto"/>
            <w:right w:val="none" w:sz="0" w:space="0" w:color="auto"/>
          </w:divBdr>
          <w:divsChild>
            <w:div w:id="1479803057">
              <w:marLeft w:val="0"/>
              <w:marRight w:val="0"/>
              <w:marTop w:val="0"/>
              <w:marBottom w:val="0"/>
              <w:divBdr>
                <w:top w:val="none" w:sz="0" w:space="0" w:color="auto"/>
                <w:left w:val="none" w:sz="0" w:space="0" w:color="auto"/>
                <w:bottom w:val="none" w:sz="0" w:space="0" w:color="auto"/>
                <w:right w:val="none" w:sz="0" w:space="0" w:color="auto"/>
              </w:divBdr>
            </w:div>
            <w:div w:id="986399051">
              <w:marLeft w:val="0"/>
              <w:marRight w:val="0"/>
              <w:marTop w:val="0"/>
              <w:marBottom w:val="0"/>
              <w:divBdr>
                <w:top w:val="none" w:sz="0" w:space="0" w:color="auto"/>
                <w:left w:val="none" w:sz="0" w:space="0" w:color="auto"/>
                <w:bottom w:val="none" w:sz="0" w:space="0" w:color="auto"/>
                <w:right w:val="none" w:sz="0" w:space="0" w:color="auto"/>
              </w:divBdr>
              <w:divsChild>
                <w:div w:id="1935477692">
                  <w:marLeft w:val="0"/>
                  <w:marRight w:val="0"/>
                  <w:marTop w:val="0"/>
                  <w:marBottom w:val="0"/>
                  <w:divBdr>
                    <w:top w:val="none" w:sz="0" w:space="0" w:color="auto"/>
                    <w:left w:val="none" w:sz="0" w:space="0" w:color="auto"/>
                    <w:bottom w:val="none" w:sz="0" w:space="0" w:color="auto"/>
                    <w:right w:val="none" w:sz="0" w:space="0" w:color="auto"/>
                  </w:divBdr>
                  <w:divsChild>
                    <w:div w:id="770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714136">
      <w:bodyDiv w:val="1"/>
      <w:marLeft w:val="0"/>
      <w:marRight w:val="0"/>
      <w:marTop w:val="0"/>
      <w:marBottom w:val="0"/>
      <w:divBdr>
        <w:top w:val="none" w:sz="0" w:space="0" w:color="auto"/>
        <w:left w:val="none" w:sz="0" w:space="0" w:color="auto"/>
        <w:bottom w:val="none" w:sz="0" w:space="0" w:color="auto"/>
        <w:right w:val="none" w:sz="0" w:space="0" w:color="auto"/>
      </w:divBdr>
    </w:div>
    <w:div w:id="1592548086">
      <w:bodyDiv w:val="1"/>
      <w:marLeft w:val="0"/>
      <w:marRight w:val="0"/>
      <w:marTop w:val="0"/>
      <w:marBottom w:val="0"/>
      <w:divBdr>
        <w:top w:val="none" w:sz="0" w:space="0" w:color="auto"/>
        <w:left w:val="none" w:sz="0" w:space="0" w:color="auto"/>
        <w:bottom w:val="none" w:sz="0" w:space="0" w:color="auto"/>
        <w:right w:val="none" w:sz="0" w:space="0" w:color="auto"/>
      </w:divBdr>
    </w:div>
    <w:div w:id="1601529432">
      <w:bodyDiv w:val="1"/>
      <w:marLeft w:val="0"/>
      <w:marRight w:val="0"/>
      <w:marTop w:val="0"/>
      <w:marBottom w:val="0"/>
      <w:divBdr>
        <w:top w:val="none" w:sz="0" w:space="0" w:color="auto"/>
        <w:left w:val="none" w:sz="0" w:space="0" w:color="auto"/>
        <w:bottom w:val="none" w:sz="0" w:space="0" w:color="auto"/>
        <w:right w:val="none" w:sz="0" w:space="0" w:color="auto"/>
      </w:divBdr>
    </w:div>
    <w:div w:id="1602303007">
      <w:bodyDiv w:val="1"/>
      <w:marLeft w:val="0"/>
      <w:marRight w:val="0"/>
      <w:marTop w:val="0"/>
      <w:marBottom w:val="0"/>
      <w:divBdr>
        <w:top w:val="none" w:sz="0" w:space="0" w:color="auto"/>
        <w:left w:val="none" w:sz="0" w:space="0" w:color="auto"/>
        <w:bottom w:val="none" w:sz="0" w:space="0" w:color="auto"/>
        <w:right w:val="none" w:sz="0" w:space="0" w:color="auto"/>
      </w:divBdr>
    </w:div>
    <w:div w:id="1658416441">
      <w:bodyDiv w:val="1"/>
      <w:marLeft w:val="0"/>
      <w:marRight w:val="0"/>
      <w:marTop w:val="0"/>
      <w:marBottom w:val="0"/>
      <w:divBdr>
        <w:top w:val="none" w:sz="0" w:space="0" w:color="auto"/>
        <w:left w:val="none" w:sz="0" w:space="0" w:color="auto"/>
        <w:bottom w:val="none" w:sz="0" w:space="0" w:color="auto"/>
        <w:right w:val="none" w:sz="0" w:space="0" w:color="auto"/>
      </w:divBdr>
    </w:div>
    <w:div w:id="1764255792">
      <w:bodyDiv w:val="1"/>
      <w:marLeft w:val="0"/>
      <w:marRight w:val="0"/>
      <w:marTop w:val="0"/>
      <w:marBottom w:val="0"/>
      <w:divBdr>
        <w:top w:val="none" w:sz="0" w:space="0" w:color="auto"/>
        <w:left w:val="none" w:sz="0" w:space="0" w:color="auto"/>
        <w:bottom w:val="none" w:sz="0" w:space="0" w:color="auto"/>
        <w:right w:val="none" w:sz="0" w:space="0" w:color="auto"/>
      </w:divBdr>
    </w:div>
    <w:div w:id="1780562902">
      <w:bodyDiv w:val="1"/>
      <w:marLeft w:val="0"/>
      <w:marRight w:val="0"/>
      <w:marTop w:val="0"/>
      <w:marBottom w:val="0"/>
      <w:divBdr>
        <w:top w:val="none" w:sz="0" w:space="0" w:color="auto"/>
        <w:left w:val="none" w:sz="0" w:space="0" w:color="auto"/>
        <w:bottom w:val="none" w:sz="0" w:space="0" w:color="auto"/>
        <w:right w:val="none" w:sz="0" w:space="0" w:color="auto"/>
      </w:divBdr>
    </w:div>
    <w:div w:id="1781753481">
      <w:bodyDiv w:val="1"/>
      <w:marLeft w:val="0"/>
      <w:marRight w:val="0"/>
      <w:marTop w:val="0"/>
      <w:marBottom w:val="0"/>
      <w:divBdr>
        <w:top w:val="none" w:sz="0" w:space="0" w:color="auto"/>
        <w:left w:val="none" w:sz="0" w:space="0" w:color="auto"/>
        <w:bottom w:val="none" w:sz="0" w:space="0" w:color="auto"/>
        <w:right w:val="none" w:sz="0" w:space="0" w:color="auto"/>
      </w:divBdr>
    </w:div>
    <w:div w:id="1783839998">
      <w:bodyDiv w:val="1"/>
      <w:marLeft w:val="0"/>
      <w:marRight w:val="0"/>
      <w:marTop w:val="0"/>
      <w:marBottom w:val="0"/>
      <w:divBdr>
        <w:top w:val="none" w:sz="0" w:space="0" w:color="auto"/>
        <w:left w:val="none" w:sz="0" w:space="0" w:color="auto"/>
        <w:bottom w:val="none" w:sz="0" w:space="0" w:color="auto"/>
        <w:right w:val="none" w:sz="0" w:space="0" w:color="auto"/>
      </w:divBdr>
    </w:div>
    <w:div w:id="1807425732">
      <w:bodyDiv w:val="1"/>
      <w:marLeft w:val="0"/>
      <w:marRight w:val="0"/>
      <w:marTop w:val="0"/>
      <w:marBottom w:val="0"/>
      <w:divBdr>
        <w:top w:val="none" w:sz="0" w:space="0" w:color="auto"/>
        <w:left w:val="none" w:sz="0" w:space="0" w:color="auto"/>
        <w:bottom w:val="none" w:sz="0" w:space="0" w:color="auto"/>
        <w:right w:val="none" w:sz="0" w:space="0" w:color="auto"/>
      </w:divBdr>
    </w:div>
    <w:div w:id="1862744747">
      <w:bodyDiv w:val="1"/>
      <w:marLeft w:val="0"/>
      <w:marRight w:val="0"/>
      <w:marTop w:val="0"/>
      <w:marBottom w:val="0"/>
      <w:divBdr>
        <w:top w:val="none" w:sz="0" w:space="0" w:color="auto"/>
        <w:left w:val="none" w:sz="0" w:space="0" w:color="auto"/>
        <w:bottom w:val="none" w:sz="0" w:space="0" w:color="auto"/>
        <w:right w:val="none" w:sz="0" w:space="0" w:color="auto"/>
      </w:divBdr>
    </w:div>
    <w:div w:id="1898322136">
      <w:bodyDiv w:val="1"/>
      <w:marLeft w:val="0"/>
      <w:marRight w:val="0"/>
      <w:marTop w:val="0"/>
      <w:marBottom w:val="0"/>
      <w:divBdr>
        <w:top w:val="none" w:sz="0" w:space="0" w:color="auto"/>
        <w:left w:val="none" w:sz="0" w:space="0" w:color="auto"/>
        <w:bottom w:val="none" w:sz="0" w:space="0" w:color="auto"/>
        <w:right w:val="none" w:sz="0" w:space="0" w:color="auto"/>
      </w:divBdr>
    </w:div>
    <w:div w:id="1985429442">
      <w:bodyDiv w:val="1"/>
      <w:marLeft w:val="0"/>
      <w:marRight w:val="0"/>
      <w:marTop w:val="0"/>
      <w:marBottom w:val="0"/>
      <w:divBdr>
        <w:top w:val="none" w:sz="0" w:space="0" w:color="auto"/>
        <w:left w:val="none" w:sz="0" w:space="0" w:color="auto"/>
        <w:bottom w:val="none" w:sz="0" w:space="0" w:color="auto"/>
        <w:right w:val="none" w:sz="0" w:space="0" w:color="auto"/>
      </w:divBdr>
    </w:div>
    <w:div w:id="2127772043">
      <w:bodyDiv w:val="1"/>
      <w:marLeft w:val="0"/>
      <w:marRight w:val="0"/>
      <w:marTop w:val="0"/>
      <w:marBottom w:val="0"/>
      <w:divBdr>
        <w:top w:val="none" w:sz="0" w:space="0" w:color="auto"/>
        <w:left w:val="none" w:sz="0" w:space="0" w:color="auto"/>
        <w:bottom w:val="none" w:sz="0" w:space="0" w:color="auto"/>
        <w:right w:val="none" w:sz="0" w:space="0" w:color="auto"/>
      </w:divBdr>
    </w:div>
    <w:div w:id="2139957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23D4CA-2589-4B1A-82AF-5929E932B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27</Pages>
  <Words>5189</Words>
  <Characters>29580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15</cp:revision>
  <cp:lastPrinted>2025-07-04T20:22:00Z</cp:lastPrinted>
  <dcterms:created xsi:type="dcterms:W3CDTF">2025-05-15T21:18:00Z</dcterms:created>
  <dcterms:modified xsi:type="dcterms:W3CDTF">2025-07-04T20:25:00Z</dcterms:modified>
</cp:coreProperties>
</file>